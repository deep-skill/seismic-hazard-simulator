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1" w:rightFromText="181" w:vertAnchor="page" w:horzAnchor="page" w:tblpX="1078" w:tblpY="2439"/>
        <w:tblOverlap w:val="never"/>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79"/>
        <w:gridCol w:w="3475"/>
        <w:gridCol w:w="1023"/>
        <w:gridCol w:w="4788"/>
      </w:tblGrid>
      <w:tr w:rsidR="00D72A52" w:rsidRPr="003862DE" w14:paraId="55EBC921" w14:textId="77777777" w:rsidTr="0092464E">
        <w:trPr>
          <w:cantSplit/>
          <w:trHeight w:val="454"/>
        </w:trPr>
        <w:tc>
          <w:tcPr>
            <w:tcW w:w="10065" w:type="dxa"/>
            <w:gridSpan w:val="4"/>
            <w:tcMar>
              <w:left w:w="0" w:type="dxa"/>
              <w:right w:w="0" w:type="dxa"/>
            </w:tcMar>
          </w:tcPr>
          <w:p w14:paraId="1856D310" w14:textId="6BC62C04" w:rsidR="00D72A52" w:rsidRPr="00BB5AEC" w:rsidRDefault="007970A8" w:rsidP="0092464E">
            <w:pPr>
              <w:pStyle w:val="MemoTitle"/>
              <w:framePr w:hSpace="0" w:wrap="auto" w:vAnchor="margin" w:hAnchor="text" w:xAlign="left" w:yAlign="inline"/>
              <w:suppressOverlap w:val="0"/>
            </w:pPr>
            <w:bookmarkStart w:id="0" w:name="MemoType"/>
            <w:r>
              <w:t xml:space="preserve">DRAFT </w:t>
            </w:r>
            <w:r w:rsidR="009B3435">
              <w:t>TECHNICAL MEMORANDUM</w:t>
            </w:r>
            <w:bookmarkEnd w:id="0"/>
          </w:p>
        </w:tc>
      </w:tr>
      <w:tr w:rsidR="00D26CE7" w:rsidRPr="003862DE" w14:paraId="4C8D56A7" w14:textId="77777777" w:rsidTr="0092464E">
        <w:trPr>
          <w:cantSplit/>
          <w:trHeight w:val="454"/>
        </w:trPr>
        <w:tc>
          <w:tcPr>
            <w:tcW w:w="779" w:type="dxa"/>
            <w:tcMar>
              <w:left w:w="0" w:type="dxa"/>
              <w:right w:w="0" w:type="dxa"/>
            </w:tcMar>
          </w:tcPr>
          <w:p w14:paraId="518FD94B" w14:textId="77777777" w:rsidR="00D26CE7" w:rsidRPr="003862DE" w:rsidRDefault="009B3435" w:rsidP="0092464E">
            <w:pPr>
              <w:pStyle w:val="MailTableTitles"/>
              <w:spacing w:before="0"/>
            </w:pPr>
            <w:bookmarkStart w:id="1" w:name="Date"/>
            <w:r>
              <w:t>DATE</w:t>
            </w:r>
            <w:bookmarkEnd w:id="1"/>
            <w:r w:rsidR="00953EA4">
              <w:t xml:space="preserve"> </w:t>
            </w:r>
          </w:p>
        </w:tc>
        <w:tc>
          <w:tcPr>
            <w:tcW w:w="3475" w:type="dxa"/>
          </w:tcPr>
          <w:p w14:paraId="168FF814" w14:textId="03F35C8B" w:rsidR="00D26CE7" w:rsidRPr="003862DE" w:rsidRDefault="00000000" w:rsidP="0092464E">
            <w:pPr>
              <w:pStyle w:val="MainTableText"/>
              <w:framePr w:hSpace="0" w:wrap="auto" w:vAnchor="margin" w:hAnchor="text" w:xAlign="left" w:yAlign="inline"/>
              <w:suppressOverlap w:val="0"/>
            </w:pPr>
            <w:fldSimple w:instr=" DOCPROPERTY  date  \* MERGEFORMAT ">
              <w:r w:rsidR="00D04CF5">
                <w:t>June 1, 2022</w:t>
              </w:r>
            </w:fldSimple>
          </w:p>
        </w:tc>
        <w:tc>
          <w:tcPr>
            <w:tcW w:w="5811" w:type="dxa"/>
            <w:gridSpan w:val="2"/>
            <w:tcMar>
              <w:right w:w="0" w:type="dxa"/>
            </w:tcMar>
          </w:tcPr>
          <w:p w14:paraId="2C2CC4F9" w14:textId="5AF720F9" w:rsidR="00D26CE7" w:rsidRPr="003862DE" w:rsidRDefault="00B92A2A" w:rsidP="0092464E">
            <w:pPr>
              <w:pStyle w:val="MainTableText"/>
              <w:framePr w:hSpace="0" w:wrap="auto" w:vAnchor="margin" w:hAnchor="text" w:xAlign="left" w:yAlign="inline"/>
              <w:suppressOverlap w:val="0"/>
              <w:jc w:val="right"/>
            </w:pPr>
            <w:r w:rsidRPr="00953EA4">
              <w:rPr>
                <w:b/>
                <w:szCs w:val="16"/>
              </w:rPr>
              <w:fldChar w:fldCharType="begin"/>
            </w:r>
            <w:r w:rsidRPr="00953EA4">
              <w:rPr>
                <w:b/>
                <w:szCs w:val="16"/>
              </w:rPr>
              <w:instrText xml:space="preserve"> DOCPROPERTY  Document  \* MERGEFORMAT </w:instrText>
            </w:r>
            <w:r w:rsidRPr="00953EA4">
              <w:rPr>
                <w:b/>
                <w:szCs w:val="16"/>
              </w:rPr>
              <w:fldChar w:fldCharType="end"/>
            </w:r>
            <w:r>
              <w:t xml:space="preserve"> </w:t>
            </w:r>
            <w:fldSimple w:instr=" DOCPROPERTY  Project  \* MERGEFORMAT ">
              <w:r w:rsidR="00D04CF5">
                <w:t>31404730.000</w:t>
              </w:r>
            </w:fldSimple>
          </w:p>
        </w:tc>
      </w:tr>
      <w:tr w:rsidR="00090F3E" w:rsidRPr="003862DE" w14:paraId="6C190F1B" w14:textId="77777777" w:rsidTr="0092464E">
        <w:trPr>
          <w:cantSplit/>
          <w:trHeight w:val="624"/>
        </w:trPr>
        <w:tc>
          <w:tcPr>
            <w:tcW w:w="779" w:type="dxa"/>
            <w:tcMar>
              <w:left w:w="0" w:type="dxa"/>
              <w:right w:w="0" w:type="dxa"/>
            </w:tcMar>
          </w:tcPr>
          <w:p w14:paraId="65422878" w14:textId="77777777" w:rsidR="00090F3E" w:rsidRPr="003862DE" w:rsidRDefault="009B3435" w:rsidP="0092464E">
            <w:pPr>
              <w:pStyle w:val="MailTableTitles"/>
              <w:spacing w:before="0"/>
            </w:pPr>
            <w:bookmarkStart w:id="2" w:name="To"/>
            <w:r>
              <w:t>TO</w:t>
            </w:r>
            <w:bookmarkEnd w:id="2"/>
            <w:r w:rsidR="00953EA4">
              <w:t xml:space="preserve"> </w:t>
            </w:r>
          </w:p>
        </w:tc>
        <w:tc>
          <w:tcPr>
            <w:tcW w:w="9286" w:type="dxa"/>
            <w:gridSpan w:val="3"/>
          </w:tcPr>
          <w:p w14:paraId="361781B3" w14:textId="307CF185" w:rsidR="00090F3E" w:rsidRPr="003862DE" w:rsidRDefault="00000000" w:rsidP="0092464E">
            <w:pPr>
              <w:pStyle w:val="MainTableText"/>
              <w:framePr w:hSpace="0" w:wrap="auto" w:vAnchor="margin" w:hAnchor="text" w:xAlign="left" w:yAlign="inline"/>
              <w:suppressOverlap w:val="0"/>
            </w:pPr>
            <w:fldSimple w:instr=" DOCPROPERTY  Memo_to  \* MERGEFORMAT ">
              <w:r w:rsidR="00D04CF5">
                <w:t>Marcelo Martinez</w:t>
              </w:r>
            </w:fldSimple>
          </w:p>
          <w:p w14:paraId="3ED77E67" w14:textId="70840A4A" w:rsidR="00090F3E" w:rsidRPr="003862DE" w:rsidRDefault="00000000" w:rsidP="0092464E">
            <w:pPr>
              <w:pStyle w:val="MainTableText"/>
              <w:framePr w:hSpace="0" w:wrap="auto" w:vAnchor="margin" w:hAnchor="text" w:xAlign="left" w:yAlign="inline"/>
              <w:suppressOverlap w:val="0"/>
            </w:pPr>
            <w:fldSimple w:instr=" DOCPROPERTY  &quot;Recipient Company&quot;  \* MERGEFORMAT ">
              <w:r w:rsidR="00D04CF5">
                <w:t>Golder Associates South America</w:t>
              </w:r>
            </w:fldSimple>
          </w:p>
        </w:tc>
      </w:tr>
      <w:tr w:rsidR="00090F3E" w:rsidRPr="003862DE" w14:paraId="2B63777C" w14:textId="77777777" w:rsidTr="0092464E">
        <w:trPr>
          <w:cantSplit/>
          <w:trHeight w:val="454"/>
        </w:trPr>
        <w:tc>
          <w:tcPr>
            <w:tcW w:w="779" w:type="dxa"/>
            <w:tcMar>
              <w:left w:w="0" w:type="dxa"/>
              <w:right w:w="0" w:type="dxa"/>
            </w:tcMar>
          </w:tcPr>
          <w:p w14:paraId="186568E9" w14:textId="77777777" w:rsidR="00090F3E" w:rsidRPr="003862DE" w:rsidRDefault="009B3435" w:rsidP="0092464E">
            <w:pPr>
              <w:pStyle w:val="MailTableTitles"/>
              <w:spacing w:before="0"/>
            </w:pPr>
            <w:bookmarkStart w:id="3" w:name="CC"/>
            <w:r>
              <w:t>CC</w:t>
            </w:r>
            <w:bookmarkEnd w:id="3"/>
            <w:r w:rsidR="00953EA4">
              <w:t xml:space="preserve"> </w:t>
            </w:r>
          </w:p>
        </w:tc>
        <w:tc>
          <w:tcPr>
            <w:tcW w:w="9286" w:type="dxa"/>
            <w:gridSpan w:val="3"/>
          </w:tcPr>
          <w:p w14:paraId="05766DEB" w14:textId="4E4B5E1E" w:rsidR="00090F3E" w:rsidRPr="003862DE" w:rsidRDefault="002F09AB" w:rsidP="0092464E">
            <w:pPr>
              <w:pStyle w:val="MainTableText"/>
              <w:framePr w:hSpace="0" w:wrap="auto" w:vAnchor="margin" w:hAnchor="text" w:xAlign="left" w:yAlign="inline"/>
              <w:suppressOverlap w:val="0"/>
            </w:pPr>
            <w:r>
              <w:fldChar w:fldCharType="begin"/>
            </w:r>
            <w:r>
              <w:instrText xml:space="preserve"> DOCPROPERTY  Memo_Copy  \* MERGEFORMAT </w:instrText>
            </w:r>
            <w:r>
              <w:fldChar w:fldCharType="end"/>
            </w:r>
          </w:p>
        </w:tc>
      </w:tr>
      <w:tr w:rsidR="00D26CE7" w:rsidRPr="003862DE" w14:paraId="109471FA" w14:textId="77777777" w:rsidTr="0092464E">
        <w:trPr>
          <w:cantSplit/>
          <w:trHeight w:val="454"/>
        </w:trPr>
        <w:tc>
          <w:tcPr>
            <w:tcW w:w="779" w:type="dxa"/>
            <w:tcMar>
              <w:left w:w="0" w:type="dxa"/>
              <w:right w:w="0" w:type="dxa"/>
            </w:tcMar>
          </w:tcPr>
          <w:p w14:paraId="21EBA2D8" w14:textId="77777777" w:rsidR="00D26CE7" w:rsidRPr="00435CC3" w:rsidRDefault="009B3435" w:rsidP="0092464E">
            <w:pPr>
              <w:pStyle w:val="MailTableTitles"/>
              <w:spacing w:before="0"/>
            </w:pPr>
            <w:bookmarkStart w:id="4" w:name="From"/>
            <w:r>
              <w:t>FROM</w:t>
            </w:r>
            <w:bookmarkEnd w:id="4"/>
            <w:r w:rsidR="00953EA4" w:rsidRPr="00435CC3">
              <w:t xml:space="preserve"> </w:t>
            </w:r>
          </w:p>
        </w:tc>
        <w:tc>
          <w:tcPr>
            <w:tcW w:w="4498" w:type="dxa"/>
            <w:gridSpan w:val="2"/>
          </w:tcPr>
          <w:p w14:paraId="67D3074B" w14:textId="46ADE114" w:rsidR="00D26CE7" w:rsidRPr="003862DE" w:rsidRDefault="00000000" w:rsidP="0092464E">
            <w:pPr>
              <w:pStyle w:val="MainTableText"/>
              <w:framePr w:hSpace="0" w:wrap="auto" w:vAnchor="margin" w:hAnchor="text" w:xAlign="left" w:yAlign="inline"/>
              <w:suppressOverlap w:val="0"/>
            </w:pPr>
            <w:fldSimple w:instr=" DOCPROPERTY  Memo_From  \* MERGEFORMAT ">
              <w:r w:rsidR="00D04CF5">
                <w:t>Feng Li and Alan Hull</w:t>
              </w:r>
            </w:fldSimple>
          </w:p>
        </w:tc>
        <w:tc>
          <w:tcPr>
            <w:tcW w:w="4788" w:type="dxa"/>
            <w:tcMar>
              <w:right w:w="0" w:type="dxa"/>
            </w:tcMar>
          </w:tcPr>
          <w:p w14:paraId="25CBA562" w14:textId="05104DFA" w:rsidR="00D26CE7" w:rsidRPr="00CE7697" w:rsidRDefault="009B3435" w:rsidP="0092464E">
            <w:pPr>
              <w:pStyle w:val="StyleMailTableTitlesRight"/>
              <w:spacing w:before="0"/>
            </w:pPr>
            <w:bookmarkStart w:id="5" w:name="email"/>
            <w:r>
              <w:t>EMAIL</w:t>
            </w:r>
            <w:bookmarkEnd w:id="5"/>
            <w:r w:rsidR="00D26CE7" w:rsidRPr="00AC7149">
              <w:t xml:space="preserve"> </w:t>
            </w:r>
            <w:r w:rsidR="007C5439" w:rsidRPr="00CE7697">
              <w:fldChar w:fldCharType="begin"/>
            </w:r>
            <w:r w:rsidR="007C5439" w:rsidRPr="00CE7697">
              <w:instrText xml:space="preserve"> DOCPROPERTY  </w:instrText>
            </w:r>
            <w:r w:rsidR="00EA7455" w:rsidRPr="00CE7697">
              <w:instrText xml:space="preserve">email_address </w:instrText>
            </w:r>
            <w:r w:rsidR="007C5439" w:rsidRPr="00CE7697">
              <w:instrText xml:space="preserve"> \* MERGEFORMAT </w:instrText>
            </w:r>
            <w:r w:rsidR="007C5439" w:rsidRPr="00CE7697">
              <w:fldChar w:fldCharType="separate"/>
            </w:r>
            <w:r w:rsidR="00D04CF5">
              <w:t>feng.li@wsp.com</w:t>
            </w:r>
            <w:r w:rsidR="007C5439" w:rsidRPr="00CE7697">
              <w:fldChar w:fldCharType="end"/>
            </w:r>
          </w:p>
        </w:tc>
      </w:tr>
      <w:tr w:rsidR="00090F3E" w:rsidRPr="003862DE" w14:paraId="5B085EF3" w14:textId="77777777" w:rsidTr="0092464E">
        <w:trPr>
          <w:cantSplit/>
          <w:trHeight w:val="683"/>
        </w:trPr>
        <w:tc>
          <w:tcPr>
            <w:tcW w:w="10065" w:type="dxa"/>
            <w:gridSpan w:val="4"/>
            <w:tcMar>
              <w:left w:w="0" w:type="dxa"/>
            </w:tcMar>
          </w:tcPr>
          <w:p w14:paraId="29E54157" w14:textId="4B10DA69" w:rsidR="00090F3E" w:rsidRPr="003862DE" w:rsidRDefault="00312B7A" w:rsidP="0092464E">
            <w:pPr>
              <w:pStyle w:val="Subject"/>
            </w:pPr>
            <w:r>
              <w:t xml:space="preserve">selection and weighting of ground motion models for the </w:t>
            </w:r>
            <w:commentRangeStart w:id="6"/>
            <w:r w:rsidR="002938FE">
              <w:t>Antapaccay</w:t>
            </w:r>
            <w:r w:rsidR="00C9086A">
              <w:t xml:space="preserve"> </w:t>
            </w:r>
            <w:commentRangeEnd w:id="6"/>
            <w:r w:rsidR="00393F75">
              <w:rPr>
                <w:rStyle w:val="CommentReference"/>
                <w:rFonts w:eastAsiaTheme="minorHAnsi"/>
                <w:b w:val="0"/>
                <w:bCs w:val="0"/>
                <w:caps w:val="0"/>
                <w:color w:val="000000"/>
              </w:rPr>
              <w:commentReference w:id="6"/>
            </w:r>
            <w:r w:rsidR="006831AD">
              <w:t xml:space="preserve">project </w:t>
            </w:r>
            <w:r w:rsidR="00591015">
              <w:t xml:space="preserve">in </w:t>
            </w:r>
            <w:r w:rsidR="00C9086A">
              <w:t>Central Chile</w:t>
            </w:r>
            <w:r w:rsidR="000D2772">
              <w:t xml:space="preserve"> </w:t>
            </w:r>
          </w:p>
        </w:tc>
      </w:tr>
    </w:tbl>
    <w:p w14:paraId="6B2F80E4" w14:textId="77777777" w:rsidR="003A2B6F" w:rsidRDefault="003A2B6F" w:rsidP="0092464E">
      <w:pPr>
        <w:spacing w:after="0" w:line="240" w:lineRule="auto"/>
      </w:pPr>
    </w:p>
    <w:p w14:paraId="23D61389" w14:textId="3ACFC77C" w:rsidR="003361BD" w:rsidRDefault="003361BD" w:rsidP="002F12E0">
      <w:bookmarkStart w:id="7" w:name="start"/>
      <w:bookmarkEnd w:id="7"/>
      <w:r>
        <w:t xml:space="preserve">This technical memorandum summarizes </w:t>
      </w:r>
      <w:r w:rsidR="000A25F1">
        <w:t xml:space="preserve">an evaluation by </w:t>
      </w:r>
      <w:r>
        <w:t>Golder Associates USA Inc. (Golder) of available ground motion models (GMM</w:t>
      </w:r>
      <w:r w:rsidR="00C9025C">
        <w:t>s</w:t>
      </w:r>
      <w:r>
        <w:t xml:space="preserve">) </w:t>
      </w:r>
      <w:r w:rsidR="000A25F1">
        <w:t>to</w:t>
      </w:r>
      <w:r>
        <w:t xml:space="preserve"> develop </w:t>
      </w:r>
      <w:r w:rsidR="000A25F1">
        <w:t>the</w:t>
      </w:r>
      <w:r>
        <w:t xml:space="preserve"> ground motion modeling logic tree for </w:t>
      </w:r>
      <w:r w:rsidR="00032EC9">
        <w:t xml:space="preserve">subduction zone </w:t>
      </w:r>
      <w:r>
        <w:t xml:space="preserve">earthquakes. The evaluation was undertaken </w:t>
      </w:r>
      <w:r w:rsidRPr="00711588">
        <w:t xml:space="preserve">to support </w:t>
      </w:r>
      <w:r>
        <w:t xml:space="preserve">probabilistic </w:t>
      </w:r>
      <w:r w:rsidR="008F6D85">
        <w:t xml:space="preserve">and deterministic </w:t>
      </w:r>
      <w:r w:rsidRPr="00711588">
        <w:t xml:space="preserve">seismic </w:t>
      </w:r>
      <w:r>
        <w:t xml:space="preserve">hazard </w:t>
      </w:r>
      <w:r w:rsidR="000A25F1">
        <w:t xml:space="preserve">analyses </w:t>
      </w:r>
      <w:r>
        <w:t>(PSHA</w:t>
      </w:r>
      <w:r w:rsidR="008F6D85">
        <w:t xml:space="preserve"> and DSHA</w:t>
      </w:r>
      <w:r>
        <w:t>)</w:t>
      </w:r>
      <w:r w:rsidRPr="00711588">
        <w:t xml:space="preserve"> </w:t>
      </w:r>
      <w:r>
        <w:t xml:space="preserve">for the </w:t>
      </w:r>
      <w:r w:rsidR="002938FE" w:rsidRPr="00A247F2">
        <w:t xml:space="preserve">Antapaccay </w:t>
      </w:r>
      <w:r w:rsidR="00C9025C">
        <w:t xml:space="preserve">project </w:t>
      </w:r>
      <w:r w:rsidR="000A25F1">
        <w:t xml:space="preserve">site </w:t>
      </w:r>
      <w:r w:rsidR="00C9025C">
        <w:t xml:space="preserve">in </w:t>
      </w:r>
      <w:r w:rsidR="00D00369">
        <w:t>central Chile</w:t>
      </w:r>
      <w:r>
        <w:t xml:space="preserve">. The considered GMMs include </w:t>
      </w:r>
      <w:r w:rsidR="00EF22A8">
        <w:t>four</w:t>
      </w:r>
      <w:r>
        <w:t xml:space="preserve"> GMMs developed as products of the </w:t>
      </w:r>
      <w:r w:rsidRPr="00850DE3">
        <w:t xml:space="preserve">Next Generation Attenuation project </w:t>
      </w:r>
      <w:r>
        <w:t xml:space="preserve">for subduction zone earthquake (NGA-Sub project) and GMMs developed prior the NGA-Sub project </w:t>
      </w:r>
      <w:r w:rsidR="000A25F1">
        <w:rPr>
          <w:rFonts w:cs="Arial"/>
        </w:rPr>
        <w:t>(</w:t>
      </w:r>
      <w:r>
        <w:t>pre-NGA GMMs</w:t>
      </w:r>
      <w:r w:rsidR="000A25F1">
        <w:t>)</w:t>
      </w:r>
      <w:r>
        <w:t>.</w:t>
      </w:r>
    </w:p>
    <w:p w14:paraId="7E1B194F" w14:textId="79CF6FF8" w:rsidR="00CD0D1F" w:rsidRDefault="00FA1920" w:rsidP="00CD0D1F">
      <w:pPr>
        <w:pStyle w:val="Heading1"/>
      </w:pPr>
      <w:r>
        <w:t xml:space="preserve">introduction </w:t>
      </w:r>
    </w:p>
    <w:p w14:paraId="63B83BA1" w14:textId="505730AE" w:rsidR="0055197D" w:rsidRDefault="0055197D" w:rsidP="0055197D">
      <w:r>
        <w:t xml:space="preserve">Ground motion modeling is a key component of any seismic hazard analysis. Typically, a suite of </w:t>
      </w:r>
      <w:r w:rsidRPr="00355C4D">
        <w:t xml:space="preserve">empirical </w:t>
      </w:r>
      <w:r>
        <w:t>ground motion models (</w:t>
      </w:r>
      <w:r w:rsidRPr="00355C4D">
        <w:t>GMM</w:t>
      </w:r>
      <w:r>
        <w:t>s) is</w:t>
      </w:r>
      <w:r w:rsidRPr="00355C4D">
        <w:t xml:space="preserve"> </w:t>
      </w:r>
      <w:r>
        <w:t xml:space="preserve">selected and </w:t>
      </w:r>
      <w:r w:rsidRPr="00355C4D">
        <w:t xml:space="preserve">used to estimate the source-to-site attenuation of earthquake ground motions at </w:t>
      </w:r>
      <w:r>
        <w:t>horizontal peak ground acceleration (</w:t>
      </w:r>
      <w:r w:rsidRPr="00355C4D">
        <w:t>PGA</w:t>
      </w:r>
      <w:r>
        <w:t>)</w:t>
      </w:r>
      <w:r w:rsidRPr="00355C4D">
        <w:t xml:space="preserve"> and at other spectral periods (usually 5%-damped). GMMs </w:t>
      </w:r>
      <w:r>
        <w:t>are</w:t>
      </w:r>
      <w:r w:rsidRPr="00355C4D">
        <w:t xml:space="preserve"> selected based on the similarity between the tectonic and geologic conditions surrounding the site and those where the earthquake motions were recorded and used to derive the GMMs.</w:t>
      </w:r>
    </w:p>
    <w:p w14:paraId="6E66829D" w14:textId="09F49B95" w:rsidR="0055197D" w:rsidRDefault="0055197D" w:rsidP="0055197D">
      <w:r>
        <w:t xml:space="preserve">Four GMMs for subduction zone earthquakes became available in October 2020. These GMMs are: </w:t>
      </w:r>
      <w:r w:rsidRPr="00CC5DF3">
        <w:t>Abrahamson and Gülerce (2020, AG)</w:t>
      </w:r>
      <w:r>
        <w:t xml:space="preserve">, </w:t>
      </w:r>
      <w:r w:rsidRPr="00CC5DF3">
        <w:t xml:space="preserve">Kuehn, Bozorgnia, Campbell, and Gregor </w:t>
      </w:r>
      <w:r w:rsidRPr="00850DE3">
        <w:t xml:space="preserve">(2020, KBCG), Parker, Stewart, Boore, Atkinson, and Hassani (2020, </w:t>
      </w:r>
      <w:del w:id="8" w:author="Clarke, Nathan" w:date="2022-06-21T17:45:00Z">
        <w:r w:rsidRPr="00850DE3" w:rsidDel="00D86ADA">
          <w:delText>PSBAH</w:delText>
        </w:r>
      </w:del>
      <w:ins w:id="9" w:author="Clarke, Nathan" w:date="2022-06-21T17:45:00Z">
        <w:r w:rsidR="00D86ADA">
          <w:t>PSHAB</w:t>
        </w:r>
      </w:ins>
      <w:r w:rsidRPr="00850DE3">
        <w:t xml:space="preserve">), and Si, Midorikawa, and Kishida (2020, SMK). These GMMs were developed as a part of the </w:t>
      </w:r>
      <w:r>
        <w:t>NGA-Sub project. The</w:t>
      </w:r>
      <w:r w:rsidR="000A25F1">
        <w:t>se</w:t>
      </w:r>
      <w:r>
        <w:t xml:space="preserve"> NGA-Sub GMMs, however, are new and have not been </w:t>
      </w:r>
      <w:r w:rsidR="00DE20A7">
        <w:t xml:space="preserve">broadly </w:t>
      </w:r>
      <w:r>
        <w:t xml:space="preserve">implemented in </w:t>
      </w:r>
      <w:r w:rsidR="000A25F1">
        <w:t xml:space="preserve">engineering </w:t>
      </w:r>
      <w:r>
        <w:t>project</w:t>
      </w:r>
      <w:r w:rsidR="00DE20A7">
        <w:t>s</w:t>
      </w:r>
      <w:r>
        <w:t xml:space="preserve">. </w:t>
      </w:r>
      <w:r w:rsidR="000A25F1">
        <w:t>It is not understood yet</w:t>
      </w:r>
      <w:r>
        <w:t xml:space="preserve"> </w:t>
      </w:r>
      <w:r w:rsidR="000A25F1">
        <w:t xml:space="preserve">if </w:t>
      </w:r>
      <w:r>
        <w:t xml:space="preserve">NGA-Sub GMMs should be supplemented with pre-NGA GMMs and what </w:t>
      </w:r>
      <w:r w:rsidR="000A25F1">
        <w:t xml:space="preserve">relative </w:t>
      </w:r>
      <w:r>
        <w:t xml:space="preserve">weights should be assigned to each </w:t>
      </w:r>
      <w:r w:rsidR="000A25F1">
        <w:t xml:space="preserve">NGA-Sub and/or pre-NGA-Sub </w:t>
      </w:r>
      <w:r>
        <w:t>GMM</w:t>
      </w:r>
      <w:r w:rsidR="000A25F1">
        <w:t>s</w:t>
      </w:r>
      <w:r>
        <w:t xml:space="preserve">. To apply the best available science to the needs of this project, we evaluated the NGA-Sub GMMs by: </w:t>
      </w:r>
    </w:p>
    <w:p w14:paraId="6DADB193" w14:textId="61B75957" w:rsidR="0055197D" w:rsidRDefault="0055197D" w:rsidP="0055197D">
      <w:pPr>
        <w:pStyle w:val="Bullets"/>
        <w:numPr>
          <w:ilvl w:val="0"/>
          <w:numId w:val="15"/>
        </w:numPr>
        <w:tabs>
          <w:tab w:val="num" w:pos="454"/>
        </w:tabs>
        <w:ind w:left="454" w:hanging="454"/>
      </w:pPr>
      <w:r>
        <w:t xml:space="preserve">Comparing model features of the </w:t>
      </w:r>
      <w:r w:rsidR="000A25F1">
        <w:t xml:space="preserve">2020 </w:t>
      </w:r>
      <w:r>
        <w:t xml:space="preserve">NGA-Sub GMMs; </w:t>
      </w:r>
      <w:r w:rsidR="0043305D">
        <w:t>and</w:t>
      </w:r>
    </w:p>
    <w:p w14:paraId="3B824E03" w14:textId="1065A54B" w:rsidR="0055197D" w:rsidRDefault="0055197D" w:rsidP="0055197D">
      <w:pPr>
        <w:pStyle w:val="Bullets"/>
        <w:numPr>
          <w:ilvl w:val="0"/>
          <w:numId w:val="15"/>
        </w:numPr>
        <w:tabs>
          <w:tab w:val="num" w:pos="454"/>
        </w:tabs>
        <w:ind w:left="454" w:hanging="454"/>
      </w:pPr>
      <w:r>
        <w:t>Comparing ground motions predicted for selected earthquake scenarios using NGA-Sub GMMs and pre-NGA</w:t>
      </w:r>
      <w:r w:rsidR="000A25F1">
        <w:t xml:space="preserve">-Sub </w:t>
      </w:r>
      <w:r>
        <w:t>GMMs</w:t>
      </w:r>
      <w:r w:rsidR="0043305D">
        <w:t>.</w:t>
      </w:r>
    </w:p>
    <w:p w14:paraId="777686CA" w14:textId="5A2D7A96" w:rsidR="00613FEE" w:rsidRPr="00613FEE" w:rsidRDefault="00C96D36" w:rsidP="00613FEE">
      <w:r>
        <w:t>We used t</w:t>
      </w:r>
      <w:r w:rsidR="0055197D">
        <w:t xml:space="preserve">he </w:t>
      </w:r>
      <w:r w:rsidR="00EC6A38">
        <w:t>qualitative</w:t>
      </w:r>
      <w:r w:rsidR="0055197D">
        <w:t xml:space="preserve"> comparison results</w:t>
      </w:r>
      <w:r>
        <w:t xml:space="preserve"> to develop</w:t>
      </w:r>
      <w:r w:rsidR="0055197D">
        <w:t xml:space="preserve"> a ground motion modeling logic tree </w:t>
      </w:r>
      <w:r w:rsidR="00545A55">
        <w:t xml:space="preserve">with </w:t>
      </w:r>
      <w:r w:rsidR="0055197D">
        <w:t>weights for selected GMMs</w:t>
      </w:r>
      <w:r w:rsidR="00C44758">
        <w:t>.</w:t>
      </w:r>
    </w:p>
    <w:p w14:paraId="55D98DAD" w14:textId="77777777" w:rsidR="00CD0D1F" w:rsidRDefault="00CD0D1F" w:rsidP="00CD0D1F">
      <w:pPr>
        <w:pStyle w:val="Heading1"/>
      </w:pPr>
      <w:r>
        <w:lastRenderedPageBreak/>
        <w:t xml:space="preserve">GMM evalution </w:t>
      </w:r>
    </w:p>
    <w:p w14:paraId="57C4112A" w14:textId="575D21EE" w:rsidR="00933895" w:rsidRPr="00B45822" w:rsidRDefault="00933895" w:rsidP="00933895">
      <w:r w:rsidRPr="00B45822">
        <w:t xml:space="preserve">This section describes the comparison of the </w:t>
      </w:r>
      <w:r w:rsidR="002670FB">
        <w:t xml:space="preserve">NGA-Sub </w:t>
      </w:r>
      <w:r w:rsidRPr="00B45822">
        <w:t>GMMs. A GMM typically comprise</w:t>
      </w:r>
      <w:r w:rsidR="00401B98">
        <w:t>s</w:t>
      </w:r>
      <w:r w:rsidRPr="00B45822">
        <w:t xml:space="preserve"> a median and an aleatory variability (i.e., sigma) prediction model. The median model is typically a function of the earthquake type, earthquake magnitude, source-to-site distance</w:t>
      </w:r>
      <w:r w:rsidR="00401B98">
        <w:t>,</w:t>
      </w:r>
      <w:r w:rsidRPr="00B45822">
        <w:t xml:space="preserve"> and site ground condition of the recording station. A median model thus generally comprises a model constant, a magnitude term, a </w:t>
      </w:r>
      <w:r w:rsidR="00324637">
        <w:t xml:space="preserve">travel </w:t>
      </w:r>
      <w:r w:rsidRPr="00B45822">
        <w:t xml:space="preserve">path term, a depth term, and a site </w:t>
      </w:r>
      <w:r w:rsidR="00324637">
        <w:t xml:space="preserve">amplification </w:t>
      </w:r>
      <w:r w:rsidRPr="00B45822">
        <w:t xml:space="preserve">term. The sigma model quantifies the natural variability in recorded ground motions. We </w:t>
      </w:r>
      <w:r w:rsidR="00D546DA">
        <w:t>qualitatively</w:t>
      </w:r>
      <w:r w:rsidRPr="00B45822">
        <w:t xml:space="preserve"> evaluated both the median and sigma prediction models.</w:t>
      </w:r>
    </w:p>
    <w:p w14:paraId="17D34C41" w14:textId="77777777" w:rsidR="00933895" w:rsidRPr="00B45822" w:rsidRDefault="00933895" w:rsidP="00933895">
      <w:pPr>
        <w:pStyle w:val="Heading2"/>
        <w:numPr>
          <w:ilvl w:val="1"/>
          <w:numId w:val="19"/>
        </w:numPr>
      </w:pPr>
      <w:r w:rsidRPr="00B45822">
        <w:t>Features in NGA-Sub</w:t>
      </w:r>
    </w:p>
    <w:p w14:paraId="202124D8" w14:textId="32753935" w:rsidR="00933895" w:rsidRPr="00D546DA" w:rsidRDefault="00933895" w:rsidP="00933895">
      <w:r w:rsidRPr="00D546DA">
        <w:t xml:space="preserve">Compared to pre-NGA GMMs, the NGA-Sub GMMs have the new </w:t>
      </w:r>
      <w:r w:rsidR="0093787D">
        <w:t xml:space="preserve">model </w:t>
      </w:r>
      <w:r w:rsidRPr="00D546DA">
        <w:t xml:space="preserve">features </w:t>
      </w:r>
      <w:r w:rsidR="00360842">
        <w:t>described</w:t>
      </w:r>
      <w:r w:rsidR="00360842" w:rsidRPr="00D546DA">
        <w:t xml:space="preserve"> </w:t>
      </w:r>
      <w:r w:rsidRPr="00D546DA">
        <w:t>below:</w:t>
      </w:r>
    </w:p>
    <w:p w14:paraId="328F3408" w14:textId="27B2A2CB" w:rsidR="00933895" w:rsidRPr="00D546DA" w:rsidRDefault="00933895" w:rsidP="00933895">
      <w:pPr>
        <w:pStyle w:val="Bullets"/>
        <w:numPr>
          <w:ilvl w:val="0"/>
          <w:numId w:val="15"/>
        </w:numPr>
        <w:tabs>
          <w:tab w:val="num" w:pos="454"/>
        </w:tabs>
        <w:ind w:left="454" w:hanging="454"/>
      </w:pPr>
      <w:r w:rsidRPr="00D546DA">
        <w:t>The NGA-Sub GMMs were developed based on the latest and by far the largest strong motion database for subduction zone earthquakes, i.e., NGA-Sub strong motion database (Bozorgnia and Stewart 2020). This database contains more than 70,000</w:t>
      </w:r>
      <w:r w:rsidR="00C9199E">
        <w:t>,</w:t>
      </w:r>
      <w:r w:rsidRPr="00D546DA">
        <w:t xml:space="preserve"> three-component earthquake records from 1,880 earthquakes. Out of these earthquakes, almost 1,000 earthquakes were assigned with an event type, e.g., interface or in</w:t>
      </w:r>
      <w:r w:rsidR="00A75495">
        <w:t>-</w:t>
      </w:r>
      <w:r w:rsidRPr="00D546DA">
        <w:t xml:space="preserve">slab earthquake source. The ground motion records were collected from seven subduction zone regions: Alaska, Central America and Mexico, Cascadia, Japan, New Zealand, South America, and Taiwan. </w:t>
      </w:r>
    </w:p>
    <w:p w14:paraId="3ACBEE46" w14:textId="77777777" w:rsidR="00933895" w:rsidRPr="00D546DA" w:rsidRDefault="00933895" w:rsidP="00933895">
      <w:pPr>
        <w:pStyle w:val="Bullets"/>
        <w:numPr>
          <w:ilvl w:val="0"/>
          <w:numId w:val="15"/>
        </w:numPr>
        <w:tabs>
          <w:tab w:val="num" w:pos="454"/>
        </w:tabs>
        <w:ind w:left="454" w:hanging="454"/>
      </w:pPr>
      <w:r w:rsidRPr="00D546DA">
        <w:t xml:space="preserve">Pre-NGA GMMs were developed based on an ergodic assumption with only a global model and no quantified regional differences. Three of NGA-Sub GMMs, however, consist of a global model and regional models for the seven regions where earthquake records have been collected. The exception is the SMK model that was developed using only Japan strong-motion records. </w:t>
      </w:r>
    </w:p>
    <w:p w14:paraId="3C80C554" w14:textId="77777777" w:rsidR="00933895" w:rsidRPr="00D546DA" w:rsidRDefault="00933895" w:rsidP="00933895">
      <w:pPr>
        <w:pStyle w:val="Bullets"/>
        <w:numPr>
          <w:ilvl w:val="0"/>
          <w:numId w:val="15"/>
        </w:numPr>
        <w:tabs>
          <w:tab w:val="num" w:pos="454"/>
        </w:tabs>
        <w:ind w:left="454" w:hanging="454"/>
      </w:pPr>
      <w:r w:rsidRPr="00D546DA">
        <w:t>The GMM developers also recommended a within-model epistemic uncertainty to represent regional variations in earthquake ground motions.</w:t>
      </w:r>
    </w:p>
    <w:p w14:paraId="331EEF73" w14:textId="637F8601" w:rsidR="00933895" w:rsidRPr="00D546DA" w:rsidRDefault="00933895" w:rsidP="00933895">
      <w:pPr>
        <w:pStyle w:val="Bullets"/>
        <w:numPr>
          <w:ilvl w:val="0"/>
          <w:numId w:val="15"/>
        </w:numPr>
        <w:tabs>
          <w:tab w:val="num" w:pos="454"/>
        </w:tabs>
        <w:ind w:left="454" w:hanging="454"/>
      </w:pPr>
      <w:r w:rsidRPr="00D546DA">
        <w:t>The NGA-Sub GMMs also incorporated the latest scientific understanding on earthquake magnitude-breaking point (MBP) as described by Archuleta and Ji (2018) for in</w:t>
      </w:r>
      <w:r w:rsidR="009165A2">
        <w:t>-</w:t>
      </w:r>
      <w:r w:rsidRPr="00D546DA">
        <w:t>slab earthquakes, and by Campbell (2020) for interface earthquakes. The earthquake ground motions at a site generally increases as the earthquake magnitude increases. The rate of increase is referred to as the magnitude scaling rate (MSR). It is generally considered there is a break in the MSR due to ground motion saturation at short distances. The selection of an MBP has significant impact on seismic hazard estimates at a site, especially for a DSHA to estimate ground motions for a maximum credible earthquake (MCE). There are, however, only a limited number of well recorded megathrust earthquakes such as Maule, Chile (2010) and Tohoku, Japan (2011) or great in</w:t>
      </w:r>
      <w:r w:rsidR="00606A54">
        <w:t>-</w:t>
      </w:r>
      <w:r w:rsidRPr="00D546DA">
        <w:t xml:space="preserve">slab earthquakes to constrain the MBP and MSR at very large magnitudes. The uncertainty in the MBP and MSR, therefore, is high. Nevertheless, the NGA-Sub GMMs incorporate the latest scientific understanding on MBP. </w:t>
      </w:r>
    </w:p>
    <w:p w14:paraId="44D4D0A4" w14:textId="52836A8C" w:rsidR="00933895" w:rsidRPr="00D546DA" w:rsidRDefault="00933895" w:rsidP="00933895">
      <w:pPr>
        <w:pStyle w:val="Bullets"/>
        <w:numPr>
          <w:ilvl w:val="0"/>
          <w:numId w:val="15"/>
        </w:numPr>
        <w:tabs>
          <w:tab w:val="num" w:pos="454"/>
        </w:tabs>
        <w:ind w:left="454" w:hanging="454"/>
        <w:rPr>
          <w:shd w:val="pct15" w:color="auto" w:fill="FFFFFF"/>
        </w:rPr>
      </w:pPr>
      <w:r w:rsidRPr="00D546DA">
        <w:t>The NGA-Sub GMMs were developed to predict earthquake ground motions for structure periods from PGA to 10 seconds and for broad ranges of earthquake magnitudes, source-to-site distances</w:t>
      </w:r>
      <w:r w:rsidR="00063B08">
        <w:t>,</w:t>
      </w:r>
      <w:r w:rsidRPr="00D546DA">
        <w:t xml:space="preserve"> and site conditions, as listed in Table 1. </w:t>
      </w:r>
    </w:p>
    <w:p w14:paraId="3354F075" w14:textId="77777777" w:rsidR="00933895" w:rsidRPr="00EE22B7" w:rsidRDefault="00933895" w:rsidP="00933895">
      <w:pPr>
        <w:pStyle w:val="Bullets"/>
        <w:numPr>
          <w:ilvl w:val="0"/>
          <w:numId w:val="0"/>
        </w:numPr>
        <w:ind w:left="454" w:hanging="454"/>
        <w:rPr>
          <w:highlight w:val="yellow"/>
          <w:shd w:val="pct15" w:color="auto" w:fill="FFFFFF"/>
        </w:rPr>
      </w:pPr>
    </w:p>
    <w:p w14:paraId="5C9979EA" w14:textId="1B7D6062" w:rsidR="00933895" w:rsidRPr="00F033AA" w:rsidRDefault="00933895" w:rsidP="00933895">
      <w:pPr>
        <w:pStyle w:val="CaptionTables"/>
      </w:pPr>
      <w:r w:rsidRPr="00F033AA">
        <w:lastRenderedPageBreak/>
        <w:t>Table</w:t>
      </w:r>
      <w:r w:rsidRPr="00F033AA">
        <w:rPr>
          <w:rFonts w:cs="Arial"/>
        </w:rPr>
        <w:t> </w:t>
      </w:r>
      <w:fldSimple w:instr=" SEQ  Table \* Arabic \s  \* MERGEFORMAT ">
        <w:r w:rsidR="00D04CF5">
          <w:rPr>
            <w:noProof/>
          </w:rPr>
          <w:t>1</w:t>
        </w:r>
      </w:fldSimple>
      <w:r w:rsidRPr="00F033AA">
        <w:t>:</w:t>
      </w:r>
      <w:r w:rsidRPr="00F033AA">
        <w:rPr>
          <w:rFonts w:cs="Arial"/>
        </w:rPr>
        <w:t> NGA-Sub GMM</w:t>
      </w:r>
      <w:r w:rsidRPr="00F033AA">
        <w:t xml:space="preserve"> Applicability</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5" w:type="dxa"/>
          <w:left w:w="96" w:type="dxa"/>
          <w:bottom w:w="45" w:type="dxa"/>
          <w:right w:w="96" w:type="dxa"/>
        </w:tblCellMar>
        <w:tblLook w:val="04A0" w:firstRow="1" w:lastRow="0" w:firstColumn="1" w:lastColumn="0" w:noHBand="0" w:noVBand="1"/>
      </w:tblPr>
      <w:tblGrid>
        <w:gridCol w:w="2149"/>
        <w:gridCol w:w="1896"/>
        <w:gridCol w:w="1833"/>
        <w:gridCol w:w="2417"/>
        <w:gridCol w:w="1783"/>
      </w:tblGrid>
      <w:tr w:rsidR="00933895" w:rsidRPr="00F033AA" w14:paraId="6905207C" w14:textId="77777777" w:rsidTr="00F44138">
        <w:trPr>
          <w:tblHeader/>
        </w:trPr>
        <w:tc>
          <w:tcPr>
            <w:tcW w:w="2149" w:type="dxa"/>
            <w:shd w:val="clear" w:color="auto" w:fill="333D47"/>
            <w:vAlign w:val="bottom"/>
          </w:tcPr>
          <w:p w14:paraId="06E6F5CE" w14:textId="77777777" w:rsidR="00933895" w:rsidRPr="00F033AA" w:rsidRDefault="00933895" w:rsidP="00051683">
            <w:pPr>
              <w:pStyle w:val="TableHeaderRow"/>
              <w:rPr>
                <w:color w:val="FFFFFF"/>
              </w:rPr>
            </w:pPr>
            <w:r w:rsidRPr="00F033AA">
              <w:rPr>
                <w:color w:val="FFFFFF"/>
              </w:rPr>
              <w:t xml:space="preserve">Parameter </w:t>
            </w:r>
          </w:p>
        </w:tc>
        <w:tc>
          <w:tcPr>
            <w:tcW w:w="1896" w:type="dxa"/>
            <w:shd w:val="clear" w:color="auto" w:fill="333D47"/>
            <w:vAlign w:val="bottom"/>
          </w:tcPr>
          <w:p w14:paraId="6570939C" w14:textId="08015BB4" w:rsidR="00933895" w:rsidRPr="00F033AA" w:rsidRDefault="00933895" w:rsidP="00051683">
            <w:pPr>
              <w:pStyle w:val="TableHeaderRow"/>
              <w:rPr>
                <w:color w:val="FFFFFF"/>
              </w:rPr>
            </w:pPr>
            <w:del w:id="10" w:author="Clarke, Nathan" w:date="2022-06-21T17:45:00Z">
              <w:r w:rsidRPr="00F033AA" w:rsidDel="00D86ADA">
                <w:rPr>
                  <w:color w:val="FFFFFF"/>
                </w:rPr>
                <w:delText>PSBAH</w:delText>
              </w:r>
            </w:del>
            <w:ins w:id="11" w:author="Clarke, Nathan" w:date="2022-06-21T17:45:00Z">
              <w:r w:rsidR="00D86ADA">
                <w:rPr>
                  <w:color w:val="FFFFFF"/>
                </w:rPr>
                <w:t>PSHAB</w:t>
              </w:r>
            </w:ins>
          </w:p>
        </w:tc>
        <w:tc>
          <w:tcPr>
            <w:tcW w:w="1833" w:type="dxa"/>
            <w:shd w:val="clear" w:color="auto" w:fill="333D47"/>
            <w:vAlign w:val="bottom"/>
          </w:tcPr>
          <w:p w14:paraId="2ADBB538" w14:textId="77777777" w:rsidR="00933895" w:rsidRPr="00F033AA" w:rsidRDefault="00933895" w:rsidP="00051683">
            <w:pPr>
              <w:pStyle w:val="TableHeaderRow"/>
              <w:rPr>
                <w:color w:val="FFFFFF"/>
              </w:rPr>
            </w:pPr>
            <w:r w:rsidRPr="00F033AA">
              <w:rPr>
                <w:color w:val="FFFFFF"/>
              </w:rPr>
              <w:t>KBCG</w:t>
            </w:r>
          </w:p>
        </w:tc>
        <w:tc>
          <w:tcPr>
            <w:tcW w:w="2417" w:type="dxa"/>
            <w:shd w:val="clear" w:color="auto" w:fill="333D47"/>
            <w:vAlign w:val="bottom"/>
          </w:tcPr>
          <w:p w14:paraId="49C3EE40" w14:textId="77777777" w:rsidR="00933895" w:rsidRPr="00F033AA" w:rsidRDefault="00933895" w:rsidP="00051683">
            <w:pPr>
              <w:pStyle w:val="TableHeaderRow"/>
              <w:rPr>
                <w:color w:val="FFFFFF"/>
              </w:rPr>
            </w:pPr>
            <w:r w:rsidRPr="00F033AA">
              <w:rPr>
                <w:color w:val="FFFFFF"/>
              </w:rPr>
              <w:t>AG</w:t>
            </w:r>
          </w:p>
        </w:tc>
        <w:tc>
          <w:tcPr>
            <w:tcW w:w="1783" w:type="dxa"/>
            <w:shd w:val="clear" w:color="auto" w:fill="333D47"/>
            <w:vAlign w:val="bottom"/>
          </w:tcPr>
          <w:p w14:paraId="7C97DCF8" w14:textId="77777777" w:rsidR="00933895" w:rsidRPr="00F033AA" w:rsidRDefault="00933895" w:rsidP="00051683">
            <w:pPr>
              <w:pStyle w:val="TableHeaderRow"/>
              <w:rPr>
                <w:color w:val="FFFFFF"/>
              </w:rPr>
            </w:pPr>
            <w:r w:rsidRPr="00F033AA">
              <w:rPr>
                <w:color w:val="FFFFFF"/>
              </w:rPr>
              <w:t>SMK</w:t>
            </w:r>
          </w:p>
        </w:tc>
      </w:tr>
      <w:tr w:rsidR="00933895" w:rsidRPr="00F033AA" w14:paraId="40684B8C" w14:textId="77777777" w:rsidTr="00051683">
        <w:tc>
          <w:tcPr>
            <w:tcW w:w="10078" w:type="dxa"/>
            <w:gridSpan w:val="5"/>
            <w:shd w:val="clear" w:color="auto" w:fill="auto"/>
            <w:vAlign w:val="bottom"/>
          </w:tcPr>
          <w:p w14:paraId="04BC21C6" w14:textId="77777777" w:rsidR="00933895" w:rsidRPr="00F033AA" w:rsidRDefault="00933895" w:rsidP="00051683">
            <w:pPr>
              <w:pStyle w:val="TableCells"/>
              <w:spacing w:before="60" w:after="60" w:line="240" w:lineRule="auto"/>
            </w:pPr>
            <w:r w:rsidRPr="00F033AA">
              <w:rPr>
                <w:b/>
                <w:bCs/>
              </w:rPr>
              <w:t>Interface</w:t>
            </w:r>
          </w:p>
        </w:tc>
      </w:tr>
      <w:tr w:rsidR="00933895" w:rsidRPr="00F033AA" w14:paraId="795623F1" w14:textId="77777777" w:rsidTr="00051683">
        <w:tc>
          <w:tcPr>
            <w:tcW w:w="2149" w:type="dxa"/>
            <w:shd w:val="clear" w:color="auto" w:fill="auto"/>
            <w:vAlign w:val="bottom"/>
          </w:tcPr>
          <w:p w14:paraId="7C27108C" w14:textId="77777777" w:rsidR="00933895" w:rsidRPr="00F033AA" w:rsidRDefault="00933895" w:rsidP="00051683">
            <w:pPr>
              <w:pStyle w:val="TableCells"/>
              <w:spacing w:before="60" w:after="60" w:line="240" w:lineRule="auto"/>
            </w:pPr>
            <w:r w:rsidRPr="00F033AA">
              <w:t>Moment Magnitude (Mw)</w:t>
            </w:r>
          </w:p>
        </w:tc>
        <w:tc>
          <w:tcPr>
            <w:tcW w:w="1896" w:type="dxa"/>
            <w:shd w:val="clear" w:color="auto" w:fill="auto"/>
            <w:vAlign w:val="bottom"/>
          </w:tcPr>
          <w:p w14:paraId="01B2D123" w14:textId="77777777" w:rsidR="00933895" w:rsidRPr="00F033AA" w:rsidRDefault="00933895" w:rsidP="00051683">
            <w:pPr>
              <w:pStyle w:val="TableCells"/>
              <w:spacing w:before="60" w:after="60" w:line="240" w:lineRule="auto"/>
            </w:pPr>
            <w:r w:rsidRPr="00F033AA">
              <w:t>[4.5, 9.5]</w:t>
            </w:r>
          </w:p>
        </w:tc>
        <w:tc>
          <w:tcPr>
            <w:tcW w:w="1833" w:type="dxa"/>
            <w:shd w:val="clear" w:color="auto" w:fill="auto"/>
            <w:vAlign w:val="bottom"/>
          </w:tcPr>
          <w:p w14:paraId="440DCC02" w14:textId="77777777" w:rsidR="00933895" w:rsidRPr="00F033AA" w:rsidRDefault="00933895" w:rsidP="00051683">
            <w:pPr>
              <w:pStyle w:val="TableCells"/>
              <w:spacing w:before="60" w:after="60" w:line="240" w:lineRule="auto"/>
            </w:pPr>
            <w:r w:rsidRPr="00F033AA">
              <w:t>[5, 9.5]</w:t>
            </w:r>
          </w:p>
        </w:tc>
        <w:tc>
          <w:tcPr>
            <w:tcW w:w="2417" w:type="dxa"/>
            <w:shd w:val="clear" w:color="auto" w:fill="auto"/>
            <w:vAlign w:val="bottom"/>
          </w:tcPr>
          <w:p w14:paraId="60584D95" w14:textId="77777777" w:rsidR="00933895" w:rsidRPr="00F033AA" w:rsidRDefault="00933895" w:rsidP="00051683">
            <w:pPr>
              <w:pStyle w:val="TableCells"/>
              <w:spacing w:before="60" w:after="60" w:line="240" w:lineRule="auto"/>
            </w:pPr>
            <w:r w:rsidRPr="00F033AA">
              <w:t>[5.0, 9.5]</w:t>
            </w:r>
          </w:p>
        </w:tc>
        <w:tc>
          <w:tcPr>
            <w:tcW w:w="1783" w:type="dxa"/>
            <w:shd w:val="clear" w:color="auto" w:fill="auto"/>
            <w:vAlign w:val="bottom"/>
          </w:tcPr>
          <w:p w14:paraId="36A52A57" w14:textId="77777777" w:rsidR="00933895" w:rsidRPr="00F033AA" w:rsidRDefault="00933895" w:rsidP="00051683">
            <w:pPr>
              <w:pStyle w:val="TableCells"/>
              <w:spacing w:before="60" w:after="60" w:line="240" w:lineRule="auto"/>
            </w:pPr>
            <w:r w:rsidRPr="00F033AA">
              <w:t>[5.5, 9.1]</w:t>
            </w:r>
          </w:p>
        </w:tc>
      </w:tr>
      <w:tr w:rsidR="00933895" w:rsidRPr="00F033AA" w14:paraId="42D80BF9" w14:textId="77777777" w:rsidTr="00051683">
        <w:tc>
          <w:tcPr>
            <w:tcW w:w="2149" w:type="dxa"/>
            <w:shd w:val="clear" w:color="auto" w:fill="auto"/>
            <w:vAlign w:val="bottom"/>
          </w:tcPr>
          <w:p w14:paraId="78ADDAAB" w14:textId="77777777" w:rsidR="00933895" w:rsidRPr="00F033AA" w:rsidRDefault="00933895" w:rsidP="00051683">
            <w:pPr>
              <w:pStyle w:val="TableCells"/>
              <w:spacing w:before="60" w:after="60" w:line="240" w:lineRule="auto"/>
            </w:pPr>
            <w:r w:rsidRPr="00F033AA">
              <w:t>R</w:t>
            </w:r>
            <w:r w:rsidRPr="00F033AA">
              <w:rPr>
                <w:vertAlign w:val="subscript"/>
              </w:rPr>
              <w:t>rup</w:t>
            </w:r>
            <w:r w:rsidRPr="00F033AA">
              <w:t xml:space="preserve"> (km)</w:t>
            </w:r>
          </w:p>
        </w:tc>
        <w:tc>
          <w:tcPr>
            <w:tcW w:w="1896" w:type="dxa"/>
            <w:shd w:val="clear" w:color="auto" w:fill="auto"/>
            <w:vAlign w:val="bottom"/>
          </w:tcPr>
          <w:p w14:paraId="40AAD7B8" w14:textId="77777777" w:rsidR="00933895" w:rsidRPr="00F033AA" w:rsidRDefault="00933895" w:rsidP="00051683">
            <w:pPr>
              <w:pStyle w:val="TableCells"/>
              <w:spacing w:before="60" w:after="60" w:line="240" w:lineRule="auto"/>
            </w:pPr>
            <w:r w:rsidRPr="00F033AA">
              <w:t xml:space="preserve">[20, 1000] </w:t>
            </w:r>
          </w:p>
        </w:tc>
        <w:tc>
          <w:tcPr>
            <w:tcW w:w="1833" w:type="dxa"/>
            <w:shd w:val="clear" w:color="auto" w:fill="auto"/>
            <w:vAlign w:val="bottom"/>
          </w:tcPr>
          <w:p w14:paraId="75228296" w14:textId="77777777" w:rsidR="00933895" w:rsidRPr="00F033AA" w:rsidRDefault="00933895" w:rsidP="00051683">
            <w:pPr>
              <w:pStyle w:val="TableCells"/>
              <w:spacing w:before="60" w:after="60" w:line="240" w:lineRule="auto"/>
            </w:pPr>
            <w:r w:rsidRPr="00F033AA">
              <w:t>[10, 1000]</w:t>
            </w:r>
          </w:p>
        </w:tc>
        <w:tc>
          <w:tcPr>
            <w:tcW w:w="2417" w:type="dxa"/>
            <w:shd w:val="clear" w:color="auto" w:fill="auto"/>
            <w:vAlign w:val="bottom"/>
          </w:tcPr>
          <w:p w14:paraId="47F89F0A" w14:textId="77777777" w:rsidR="00933895" w:rsidRPr="00F033AA" w:rsidRDefault="00933895" w:rsidP="00051683">
            <w:pPr>
              <w:pStyle w:val="TableCells"/>
              <w:spacing w:before="60" w:after="60" w:line="240" w:lineRule="auto"/>
            </w:pPr>
            <w:r w:rsidRPr="00F033AA">
              <w:t>[0, 500] forearc</w:t>
            </w:r>
            <w:r w:rsidRPr="00F033AA">
              <w:rPr>
                <w:vertAlign w:val="superscript"/>
              </w:rPr>
              <w:t>1</w:t>
            </w:r>
          </w:p>
        </w:tc>
        <w:tc>
          <w:tcPr>
            <w:tcW w:w="1783" w:type="dxa"/>
            <w:shd w:val="clear" w:color="auto" w:fill="auto"/>
            <w:vAlign w:val="bottom"/>
          </w:tcPr>
          <w:p w14:paraId="27FA27DD" w14:textId="77777777" w:rsidR="00933895" w:rsidRPr="00F033AA" w:rsidRDefault="00933895" w:rsidP="00051683">
            <w:pPr>
              <w:pStyle w:val="TableCells"/>
              <w:spacing w:before="60" w:after="60" w:line="240" w:lineRule="auto"/>
            </w:pPr>
            <w:r w:rsidRPr="00F033AA">
              <w:t xml:space="preserve">[14, 300] </w:t>
            </w:r>
          </w:p>
        </w:tc>
      </w:tr>
      <w:tr w:rsidR="00933895" w:rsidRPr="00F033AA" w14:paraId="7F124662" w14:textId="77777777" w:rsidTr="00051683">
        <w:tc>
          <w:tcPr>
            <w:tcW w:w="2149" w:type="dxa"/>
            <w:shd w:val="clear" w:color="auto" w:fill="auto"/>
            <w:vAlign w:val="bottom"/>
          </w:tcPr>
          <w:p w14:paraId="75501C41" w14:textId="77777777" w:rsidR="00933895" w:rsidRPr="00F033AA" w:rsidRDefault="00933895" w:rsidP="00051683">
            <w:pPr>
              <w:pStyle w:val="TableCells"/>
              <w:spacing w:before="60" w:after="60" w:line="240" w:lineRule="auto"/>
            </w:pPr>
            <w:r w:rsidRPr="00F033AA">
              <w:t>V</w:t>
            </w:r>
            <w:r w:rsidRPr="00F033AA">
              <w:rPr>
                <w:vertAlign w:val="subscript"/>
              </w:rPr>
              <w:t>S30</w:t>
            </w:r>
            <w:r w:rsidRPr="00F033AA">
              <w:t xml:space="preserve"> (m/s)</w:t>
            </w:r>
          </w:p>
        </w:tc>
        <w:tc>
          <w:tcPr>
            <w:tcW w:w="1896" w:type="dxa"/>
            <w:shd w:val="clear" w:color="auto" w:fill="auto"/>
            <w:vAlign w:val="bottom"/>
          </w:tcPr>
          <w:p w14:paraId="1D58F0C9" w14:textId="77777777" w:rsidR="00933895" w:rsidRPr="00F033AA" w:rsidRDefault="00933895" w:rsidP="00051683">
            <w:pPr>
              <w:pStyle w:val="TableCells"/>
              <w:spacing w:before="60" w:after="60" w:line="240" w:lineRule="auto"/>
            </w:pPr>
            <w:r w:rsidRPr="00F033AA">
              <w:t>[150, 2000]</w:t>
            </w:r>
          </w:p>
        </w:tc>
        <w:tc>
          <w:tcPr>
            <w:tcW w:w="1833" w:type="dxa"/>
            <w:shd w:val="clear" w:color="auto" w:fill="auto"/>
            <w:vAlign w:val="bottom"/>
          </w:tcPr>
          <w:p w14:paraId="781A1C91" w14:textId="77777777" w:rsidR="00933895" w:rsidRPr="00F033AA" w:rsidRDefault="00933895" w:rsidP="00051683">
            <w:pPr>
              <w:pStyle w:val="TableCells"/>
              <w:spacing w:before="60" w:after="60" w:line="240" w:lineRule="auto"/>
            </w:pPr>
            <w:r w:rsidRPr="00F033AA">
              <w:t>[150, 1500]</w:t>
            </w:r>
          </w:p>
        </w:tc>
        <w:tc>
          <w:tcPr>
            <w:tcW w:w="2417" w:type="dxa"/>
            <w:shd w:val="clear" w:color="auto" w:fill="auto"/>
            <w:vAlign w:val="bottom"/>
          </w:tcPr>
          <w:p w14:paraId="1CC6E6CE" w14:textId="77777777" w:rsidR="00933895" w:rsidRPr="00F033AA" w:rsidRDefault="00933895" w:rsidP="00051683">
            <w:pPr>
              <w:pStyle w:val="TableCells"/>
              <w:spacing w:before="60" w:after="60" w:line="240" w:lineRule="auto"/>
            </w:pPr>
            <w:r w:rsidRPr="00F033AA">
              <w:t>[100, 1500]</w:t>
            </w:r>
          </w:p>
        </w:tc>
        <w:tc>
          <w:tcPr>
            <w:tcW w:w="1783" w:type="dxa"/>
            <w:shd w:val="clear" w:color="auto" w:fill="auto"/>
            <w:vAlign w:val="bottom"/>
          </w:tcPr>
          <w:p w14:paraId="159137B1" w14:textId="77777777" w:rsidR="00933895" w:rsidRPr="00F033AA" w:rsidRDefault="00933895" w:rsidP="00051683">
            <w:pPr>
              <w:pStyle w:val="TableCells"/>
              <w:spacing w:before="60" w:after="60" w:line="240" w:lineRule="auto"/>
            </w:pPr>
            <w:r w:rsidRPr="00F033AA">
              <w:t>[100, 1900]</w:t>
            </w:r>
          </w:p>
        </w:tc>
      </w:tr>
      <w:tr w:rsidR="00933895" w:rsidRPr="00F033AA" w14:paraId="64D86B8C" w14:textId="77777777" w:rsidTr="00051683">
        <w:tc>
          <w:tcPr>
            <w:tcW w:w="2149" w:type="dxa"/>
            <w:shd w:val="clear" w:color="auto" w:fill="auto"/>
            <w:vAlign w:val="bottom"/>
          </w:tcPr>
          <w:p w14:paraId="7B230992" w14:textId="77777777" w:rsidR="00933895" w:rsidRPr="00F033AA" w:rsidRDefault="00933895" w:rsidP="00051683">
            <w:pPr>
              <w:pStyle w:val="TableCells"/>
              <w:spacing w:before="60" w:after="60" w:line="240" w:lineRule="auto"/>
            </w:pPr>
            <w:r w:rsidRPr="00F033AA">
              <w:t>Depth (km)</w:t>
            </w:r>
          </w:p>
        </w:tc>
        <w:tc>
          <w:tcPr>
            <w:tcW w:w="1896" w:type="dxa"/>
            <w:shd w:val="clear" w:color="auto" w:fill="auto"/>
            <w:vAlign w:val="bottom"/>
          </w:tcPr>
          <w:p w14:paraId="0A331C81" w14:textId="77777777" w:rsidR="00933895" w:rsidRPr="00F033AA" w:rsidRDefault="00933895" w:rsidP="00051683">
            <w:pPr>
              <w:pStyle w:val="TableCells"/>
              <w:spacing w:before="60" w:after="60" w:line="240" w:lineRule="auto"/>
            </w:pPr>
            <w:r w:rsidRPr="00F033AA">
              <w:t>Z</w:t>
            </w:r>
            <w:r w:rsidRPr="00F033AA">
              <w:rPr>
                <w:vertAlign w:val="subscript"/>
              </w:rPr>
              <w:t>hyp</w:t>
            </w:r>
            <w:r w:rsidRPr="00F033AA">
              <w:t xml:space="preserve">: [0, 40] </w:t>
            </w:r>
          </w:p>
        </w:tc>
        <w:tc>
          <w:tcPr>
            <w:tcW w:w="1833" w:type="dxa"/>
            <w:shd w:val="clear" w:color="auto" w:fill="auto"/>
            <w:vAlign w:val="bottom"/>
          </w:tcPr>
          <w:p w14:paraId="65D93B15" w14:textId="77777777" w:rsidR="00933895" w:rsidRPr="00F033AA" w:rsidRDefault="00933895" w:rsidP="00051683">
            <w:pPr>
              <w:pStyle w:val="TableCells"/>
              <w:spacing w:before="60" w:after="60" w:line="240" w:lineRule="auto"/>
            </w:pPr>
            <w:r w:rsidRPr="00F033AA">
              <w:t>Z</w:t>
            </w:r>
            <w:r w:rsidRPr="00F033AA">
              <w:rPr>
                <w:vertAlign w:val="subscript"/>
              </w:rPr>
              <w:t>tor</w:t>
            </w:r>
            <w:r w:rsidRPr="00F033AA">
              <w:t xml:space="preserve">: [0, 50] </w:t>
            </w:r>
          </w:p>
        </w:tc>
        <w:tc>
          <w:tcPr>
            <w:tcW w:w="2417" w:type="dxa"/>
            <w:shd w:val="clear" w:color="auto" w:fill="auto"/>
            <w:vAlign w:val="bottom"/>
          </w:tcPr>
          <w:p w14:paraId="59BC73A3" w14:textId="77777777" w:rsidR="00933895" w:rsidRPr="00F033AA" w:rsidRDefault="00933895" w:rsidP="00051683">
            <w:pPr>
              <w:pStyle w:val="TableCells"/>
              <w:spacing w:before="60" w:after="60" w:line="240" w:lineRule="auto"/>
            </w:pPr>
            <w:r w:rsidRPr="00F033AA">
              <w:t xml:space="preserve">Independent </w:t>
            </w:r>
          </w:p>
        </w:tc>
        <w:tc>
          <w:tcPr>
            <w:tcW w:w="1783" w:type="dxa"/>
            <w:shd w:val="clear" w:color="auto" w:fill="auto"/>
            <w:vAlign w:val="bottom"/>
          </w:tcPr>
          <w:p w14:paraId="2DAD1A58" w14:textId="77777777" w:rsidR="00933895" w:rsidRPr="00F033AA" w:rsidRDefault="00933895" w:rsidP="00051683">
            <w:pPr>
              <w:pStyle w:val="TableCells"/>
              <w:spacing w:before="60" w:after="60" w:line="240" w:lineRule="auto"/>
            </w:pPr>
            <w:r w:rsidRPr="00F033AA">
              <w:t>Z</w:t>
            </w:r>
            <w:r w:rsidRPr="00F033AA">
              <w:rPr>
                <w:vertAlign w:val="subscript"/>
              </w:rPr>
              <w:t>hyp</w:t>
            </w:r>
            <w:r w:rsidRPr="00F033AA">
              <w:t xml:space="preserve">: [4, 50] </w:t>
            </w:r>
          </w:p>
        </w:tc>
      </w:tr>
      <w:tr w:rsidR="00933895" w:rsidRPr="00F033AA" w14:paraId="47F6D321" w14:textId="77777777" w:rsidTr="00051683">
        <w:tc>
          <w:tcPr>
            <w:tcW w:w="10078" w:type="dxa"/>
            <w:gridSpan w:val="5"/>
            <w:shd w:val="clear" w:color="auto" w:fill="auto"/>
            <w:vAlign w:val="bottom"/>
          </w:tcPr>
          <w:p w14:paraId="5DA2C1EF" w14:textId="20839B40" w:rsidR="00933895" w:rsidRPr="00F033AA" w:rsidRDefault="00933895" w:rsidP="00051683">
            <w:pPr>
              <w:pStyle w:val="TableCells"/>
              <w:spacing w:before="60" w:after="60" w:line="240" w:lineRule="auto"/>
            </w:pPr>
            <w:r w:rsidRPr="00F033AA">
              <w:rPr>
                <w:b/>
                <w:bCs/>
              </w:rPr>
              <w:t>In</w:t>
            </w:r>
            <w:r w:rsidR="00CC3C71">
              <w:rPr>
                <w:b/>
                <w:bCs/>
              </w:rPr>
              <w:t>-</w:t>
            </w:r>
            <w:r w:rsidRPr="00F033AA">
              <w:rPr>
                <w:b/>
                <w:bCs/>
              </w:rPr>
              <w:t>slab</w:t>
            </w:r>
          </w:p>
        </w:tc>
      </w:tr>
      <w:tr w:rsidR="00933895" w:rsidRPr="00F033AA" w14:paraId="77DF7F7A" w14:textId="77777777" w:rsidTr="00051683">
        <w:tc>
          <w:tcPr>
            <w:tcW w:w="2149" w:type="dxa"/>
            <w:shd w:val="clear" w:color="auto" w:fill="auto"/>
            <w:vAlign w:val="bottom"/>
          </w:tcPr>
          <w:p w14:paraId="630E62A4" w14:textId="77777777" w:rsidR="00933895" w:rsidRPr="00F033AA" w:rsidRDefault="00933895" w:rsidP="00051683">
            <w:pPr>
              <w:pStyle w:val="TableCells"/>
              <w:spacing w:before="60" w:after="60" w:line="240" w:lineRule="auto"/>
            </w:pPr>
            <w:r w:rsidRPr="00F033AA">
              <w:t>Moment Magnitude (Mw)</w:t>
            </w:r>
          </w:p>
        </w:tc>
        <w:tc>
          <w:tcPr>
            <w:tcW w:w="1896" w:type="dxa"/>
            <w:shd w:val="clear" w:color="auto" w:fill="auto"/>
            <w:vAlign w:val="bottom"/>
          </w:tcPr>
          <w:p w14:paraId="39EB1C9F" w14:textId="77777777" w:rsidR="00933895" w:rsidRPr="00F033AA" w:rsidRDefault="00933895" w:rsidP="00051683">
            <w:pPr>
              <w:pStyle w:val="TableCells"/>
              <w:spacing w:before="60" w:after="60" w:line="240" w:lineRule="auto"/>
            </w:pPr>
            <w:r w:rsidRPr="00F033AA">
              <w:t>[4.5, 8.5]</w:t>
            </w:r>
          </w:p>
        </w:tc>
        <w:tc>
          <w:tcPr>
            <w:tcW w:w="1833" w:type="dxa"/>
            <w:shd w:val="clear" w:color="auto" w:fill="auto"/>
            <w:vAlign w:val="bottom"/>
          </w:tcPr>
          <w:p w14:paraId="0BB5E0F2" w14:textId="77777777" w:rsidR="00933895" w:rsidRPr="00F033AA" w:rsidRDefault="00933895" w:rsidP="00051683">
            <w:pPr>
              <w:pStyle w:val="TableCells"/>
              <w:spacing w:before="60" w:after="60" w:line="240" w:lineRule="auto"/>
            </w:pPr>
            <w:r w:rsidRPr="00F033AA">
              <w:t xml:space="preserve">[5, 8.5] </w:t>
            </w:r>
          </w:p>
        </w:tc>
        <w:tc>
          <w:tcPr>
            <w:tcW w:w="2417" w:type="dxa"/>
            <w:shd w:val="clear" w:color="auto" w:fill="auto"/>
            <w:vAlign w:val="bottom"/>
          </w:tcPr>
          <w:p w14:paraId="5B836DF1" w14:textId="77777777" w:rsidR="00933895" w:rsidRPr="00F033AA" w:rsidRDefault="00933895" w:rsidP="00051683">
            <w:pPr>
              <w:pStyle w:val="TableCells"/>
              <w:spacing w:before="60" w:after="60" w:line="240" w:lineRule="auto"/>
            </w:pPr>
            <w:r w:rsidRPr="00F033AA">
              <w:t xml:space="preserve">[5.0, 8.0] </w:t>
            </w:r>
          </w:p>
        </w:tc>
        <w:tc>
          <w:tcPr>
            <w:tcW w:w="1783" w:type="dxa"/>
            <w:shd w:val="clear" w:color="auto" w:fill="auto"/>
            <w:vAlign w:val="bottom"/>
          </w:tcPr>
          <w:p w14:paraId="5C1DA212" w14:textId="77777777" w:rsidR="00933895" w:rsidRPr="00F033AA" w:rsidRDefault="00933895" w:rsidP="00051683">
            <w:pPr>
              <w:pStyle w:val="TableCells"/>
              <w:spacing w:before="60" w:after="60" w:line="240" w:lineRule="auto"/>
            </w:pPr>
            <w:r w:rsidRPr="00F033AA">
              <w:t xml:space="preserve">[5.6, 8.3] </w:t>
            </w:r>
          </w:p>
        </w:tc>
      </w:tr>
      <w:tr w:rsidR="00933895" w:rsidRPr="00F033AA" w14:paraId="770302B3" w14:textId="77777777" w:rsidTr="00051683">
        <w:tc>
          <w:tcPr>
            <w:tcW w:w="2149" w:type="dxa"/>
            <w:shd w:val="clear" w:color="auto" w:fill="auto"/>
            <w:vAlign w:val="bottom"/>
          </w:tcPr>
          <w:p w14:paraId="542A5D96" w14:textId="77777777" w:rsidR="00933895" w:rsidRPr="00F033AA" w:rsidRDefault="00933895" w:rsidP="00051683">
            <w:pPr>
              <w:pStyle w:val="TableCells"/>
              <w:spacing w:before="60" w:after="60" w:line="240" w:lineRule="auto"/>
            </w:pPr>
            <w:r w:rsidRPr="00F033AA">
              <w:t>R</w:t>
            </w:r>
            <w:r w:rsidRPr="00F033AA">
              <w:rPr>
                <w:vertAlign w:val="subscript"/>
              </w:rPr>
              <w:t>rup</w:t>
            </w:r>
            <w:r w:rsidRPr="00F033AA">
              <w:t xml:space="preserve"> (km)</w:t>
            </w:r>
          </w:p>
        </w:tc>
        <w:tc>
          <w:tcPr>
            <w:tcW w:w="1896" w:type="dxa"/>
            <w:shd w:val="clear" w:color="auto" w:fill="auto"/>
            <w:vAlign w:val="bottom"/>
          </w:tcPr>
          <w:p w14:paraId="78551D7A" w14:textId="77777777" w:rsidR="00933895" w:rsidRPr="00F033AA" w:rsidRDefault="00933895" w:rsidP="00051683">
            <w:pPr>
              <w:pStyle w:val="TableCells"/>
              <w:spacing w:before="60" w:after="60" w:line="240" w:lineRule="auto"/>
            </w:pPr>
            <w:r w:rsidRPr="00F033AA">
              <w:t xml:space="preserve">[35, 1000] </w:t>
            </w:r>
          </w:p>
        </w:tc>
        <w:tc>
          <w:tcPr>
            <w:tcW w:w="1833" w:type="dxa"/>
            <w:shd w:val="clear" w:color="auto" w:fill="auto"/>
            <w:vAlign w:val="bottom"/>
          </w:tcPr>
          <w:p w14:paraId="7458D74A" w14:textId="77777777" w:rsidR="00933895" w:rsidRPr="00F033AA" w:rsidRDefault="00933895" w:rsidP="00051683">
            <w:pPr>
              <w:pStyle w:val="TableCells"/>
              <w:spacing w:before="60" w:after="60" w:line="240" w:lineRule="auto"/>
            </w:pPr>
            <w:r w:rsidRPr="00F033AA">
              <w:t>[10, 1000]</w:t>
            </w:r>
          </w:p>
        </w:tc>
        <w:tc>
          <w:tcPr>
            <w:tcW w:w="2417" w:type="dxa"/>
            <w:shd w:val="clear" w:color="auto" w:fill="auto"/>
            <w:vAlign w:val="bottom"/>
          </w:tcPr>
          <w:p w14:paraId="0F482966" w14:textId="77777777" w:rsidR="00933895" w:rsidRPr="00F033AA" w:rsidRDefault="00933895" w:rsidP="00051683">
            <w:pPr>
              <w:pStyle w:val="TableCells"/>
              <w:spacing w:before="60" w:after="60" w:line="240" w:lineRule="auto"/>
            </w:pPr>
            <w:r w:rsidRPr="00F033AA">
              <w:t>[0, 500] forearc</w:t>
            </w:r>
            <w:r w:rsidRPr="00F033AA">
              <w:rPr>
                <w:vertAlign w:val="superscript"/>
              </w:rPr>
              <w:t>1</w:t>
            </w:r>
          </w:p>
        </w:tc>
        <w:tc>
          <w:tcPr>
            <w:tcW w:w="1783" w:type="dxa"/>
            <w:shd w:val="clear" w:color="auto" w:fill="auto"/>
            <w:vAlign w:val="bottom"/>
          </w:tcPr>
          <w:p w14:paraId="5E68D6BD" w14:textId="77777777" w:rsidR="00933895" w:rsidRPr="00F033AA" w:rsidRDefault="00933895" w:rsidP="00051683">
            <w:pPr>
              <w:pStyle w:val="TableCells"/>
              <w:spacing w:before="60" w:after="60" w:line="240" w:lineRule="auto"/>
            </w:pPr>
            <w:r w:rsidRPr="00F033AA">
              <w:t>[18, 300]</w:t>
            </w:r>
          </w:p>
        </w:tc>
      </w:tr>
      <w:tr w:rsidR="00933895" w:rsidRPr="00F033AA" w14:paraId="4FF33801" w14:textId="77777777" w:rsidTr="00051683">
        <w:tc>
          <w:tcPr>
            <w:tcW w:w="2149" w:type="dxa"/>
            <w:shd w:val="clear" w:color="auto" w:fill="auto"/>
            <w:vAlign w:val="bottom"/>
          </w:tcPr>
          <w:p w14:paraId="498B7866" w14:textId="77777777" w:rsidR="00933895" w:rsidRPr="00F033AA" w:rsidRDefault="00933895" w:rsidP="00051683">
            <w:pPr>
              <w:pStyle w:val="TableCells"/>
              <w:spacing w:before="60" w:after="60" w:line="240" w:lineRule="auto"/>
            </w:pPr>
            <w:r w:rsidRPr="00F033AA">
              <w:t>V</w:t>
            </w:r>
            <w:r w:rsidRPr="00F033AA">
              <w:rPr>
                <w:vertAlign w:val="subscript"/>
              </w:rPr>
              <w:t>S30</w:t>
            </w:r>
            <w:r w:rsidRPr="00F033AA">
              <w:t xml:space="preserve"> (m/s)</w:t>
            </w:r>
          </w:p>
        </w:tc>
        <w:tc>
          <w:tcPr>
            <w:tcW w:w="1896" w:type="dxa"/>
            <w:shd w:val="clear" w:color="auto" w:fill="auto"/>
            <w:vAlign w:val="bottom"/>
          </w:tcPr>
          <w:p w14:paraId="0696C623" w14:textId="77777777" w:rsidR="00933895" w:rsidRPr="00F033AA" w:rsidRDefault="00933895" w:rsidP="00051683">
            <w:pPr>
              <w:pStyle w:val="TableCells"/>
              <w:spacing w:before="60" w:after="60" w:line="240" w:lineRule="auto"/>
            </w:pPr>
            <w:r w:rsidRPr="00F033AA">
              <w:t>[150, 2000]</w:t>
            </w:r>
          </w:p>
        </w:tc>
        <w:tc>
          <w:tcPr>
            <w:tcW w:w="1833" w:type="dxa"/>
            <w:shd w:val="clear" w:color="auto" w:fill="auto"/>
            <w:vAlign w:val="bottom"/>
          </w:tcPr>
          <w:p w14:paraId="613BE176" w14:textId="77777777" w:rsidR="00933895" w:rsidRPr="00F033AA" w:rsidRDefault="00933895" w:rsidP="00051683">
            <w:pPr>
              <w:pStyle w:val="TableCells"/>
              <w:spacing w:before="60" w:after="60" w:line="240" w:lineRule="auto"/>
            </w:pPr>
            <w:r w:rsidRPr="00F033AA">
              <w:t>[150, 1500]</w:t>
            </w:r>
          </w:p>
        </w:tc>
        <w:tc>
          <w:tcPr>
            <w:tcW w:w="2417" w:type="dxa"/>
            <w:shd w:val="clear" w:color="auto" w:fill="auto"/>
            <w:vAlign w:val="bottom"/>
          </w:tcPr>
          <w:p w14:paraId="51456746" w14:textId="77777777" w:rsidR="00933895" w:rsidRPr="00F033AA" w:rsidRDefault="00933895" w:rsidP="00051683">
            <w:pPr>
              <w:pStyle w:val="TableCells"/>
              <w:spacing w:before="60" w:after="60" w:line="240" w:lineRule="auto"/>
            </w:pPr>
            <w:r w:rsidRPr="00F033AA">
              <w:t>[100, 1500]</w:t>
            </w:r>
          </w:p>
        </w:tc>
        <w:tc>
          <w:tcPr>
            <w:tcW w:w="1783" w:type="dxa"/>
            <w:shd w:val="clear" w:color="auto" w:fill="auto"/>
            <w:vAlign w:val="bottom"/>
          </w:tcPr>
          <w:p w14:paraId="6E97C87C" w14:textId="77777777" w:rsidR="00933895" w:rsidRPr="00F033AA" w:rsidRDefault="00933895" w:rsidP="00051683">
            <w:pPr>
              <w:pStyle w:val="TableCells"/>
              <w:spacing w:before="60" w:after="60" w:line="240" w:lineRule="auto"/>
            </w:pPr>
            <w:r w:rsidRPr="00F033AA">
              <w:t>[100, 1900]</w:t>
            </w:r>
          </w:p>
        </w:tc>
      </w:tr>
      <w:tr w:rsidR="00933895" w:rsidRPr="00F033AA" w14:paraId="7D9B0559" w14:textId="77777777" w:rsidTr="00051683">
        <w:tc>
          <w:tcPr>
            <w:tcW w:w="2149" w:type="dxa"/>
            <w:shd w:val="clear" w:color="auto" w:fill="auto"/>
            <w:vAlign w:val="bottom"/>
          </w:tcPr>
          <w:p w14:paraId="40B85B0D" w14:textId="77777777" w:rsidR="00933895" w:rsidRPr="00F033AA" w:rsidRDefault="00933895" w:rsidP="00051683">
            <w:pPr>
              <w:pStyle w:val="TableCells"/>
              <w:spacing w:before="60" w:after="60" w:line="240" w:lineRule="auto"/>
            </w:pPr>
            <w:r w:rsidRPr="00F033AA">
              <w:t>Depth (km)</w:t>
            </w:r>
          </w:p>
        </w:tc>
        <w:tc>
          <w:tcPr>
            <w:tcW w:w="1896" w:type="dxa"/>
            <w:shd w:val="clear" w:color="auto" w:fill="auto"/>
            <w:vAlign w:val="bottom"/>
          </w:tcPr>
          <w:p w14:paraId="7B89CFA5" w14:textId="5B082832" w:rsidR="00933895" w:rsidRPr="00F033AA" w:rsidRDefault="00933895" w:rsidP="00051683">
            <w:pPr>
              <w:pStyle w:val="TableCells"/>
              <w:spacing w:before="60" w:after="60" w:line="240" w:lineRule="auto"/>
            </w:pPr>
            <w:r w:rsidRPr="00F033AA">
              <w:t>Z</w:t>
            </w:r>
            <w:r w:rsidRPr="00F033AA">
              <w:rPr>
                <w:vertAlign w:val="subscript"/>
              </w:rPr>
              <w:t>hyp</w:t>
            </w:r>
            <w:r w:rsidRPr="00F033AA">
              <w:t>:</w:t>
            </w:r>
            <w:r w:rsidR="002E66D7">
              <w:t xml:space="preserve"> </w:t>
            </w:r>
            <w:r w:rsidRPr="00F033AA">
              <w:t>[0, 200]</w:t>
            </w:r>
          </w:p>
        </w:tc>
        <w:tc>
          <w:tcPr>
            <w:tcW w:w="1833" w:type="dxa"/>
            <w:shd w:val="clear" w:color="auto" w:fill="auto"/>
            <w:vAlign w:val="bottom"/>
          </w:tcPr>
          <w:p w14:paraId="70EFE98B" w14:textId="09C80F85" w:rsidR="00933895" w:rsidRPr="00F033AA" w:rsidRDefault="00933895" w:rsidP="00051683">
            <w:pPr>
              <w:pStyle w:val="TableCells"/>
              <w:spacing w:before="60" w:after="60" w:line="240" w:lineRule="auto"/>
            </w:pPr>
            <w:r w:rsidRPr="00F033AA">
              <w:t>Z</w:t>
            </w:r>
            <w:r w:rsidRPr="00F033AA">
              <w:rPr>
                <w:vertAlign w:val="subscript"/>
              </w:rPr>
              <w:t>tor</w:t>
            </w:r>
            <w:r w:rsidRPr="00F033AA">
              <w:t>:</w:t>
            </w:r>
            <w:r w:rsidR="002E66D7">
              <w:t xml:space="preserve"> </w:t>
            </w:r>
            <w:r w:rsidRPr="00F033AA">
              <w:t>[0, 200]</w:t>
            </w:r>
            <w:r w:rsidRPr="00F033AA">
              <w:rPr>
                <w:vertAlign w:val="superscript"/>
              </w:rPr>
              <w:t>2</w:t>
            </w:r>
          </w:p>
        </w:tc>
        <w:tc>
          <w:tcPr>
            <w:tcW w:w="2417" w:type="dxa"/>
            <w:shd w:val="clear" w:color="auto" w:fill="auto"/>
            <w:vAlign w:val="bottom"/>
          </w:tcPr>
          <w:p w14:paraId="3EDF7C65" w14:textId="77777777" w:rsidR="00933895" w:rsidRPr="00F033AA" w:rsidRDefault="00933895" w:rsidP="00051683">
            <w:pPr>
              <w:pStyle w:val="TableCells"/>
              <w:spacing w:before="60" w:after="60" w:line="240" w:lineRule="auto"/>
            </w:pPr>
            <w:r w:rsidRPr="00F033AA">
              <w:t>Z</w:t>
            </w:r>
            <w:r w:rsidRPr="00F033AA">
              <w:rPr>
                <w:vertAlign w:val="subscript"/>
              </w:rPr>
              <w:t>tor</w:t>
            </w:r>
            <w:r w:rsidRPr="00F033AA">
              <w:t>: [0, 200]</w:t>
            </w:r>
          </w:p>
        </w:tc>
        <w:tc>
          <w:tcPr>
            <w:tcW w:w="1783" w:type="dxa"/>
            <w:shd w:val="clear" w:color="auto" w:fill="auto"/>
            <w:vAlign w:val="bottom"/>
          </w:tcPr>
          <w:p w14:paraId="1EB4151F" w14:textId="77777777" w:rsidR="00933895" w:rsidRPr="00F033AA" w:rsidRDefault="00933895" w:rsidP="00051683">
            <w:pPr>
              <w:pStyle w:val="TableCells"/>
              <w:spacing w:before="60" w:after="60" w:line="240" w:lineRule="auto"/>
            </w:pPr>
            <w:r w:rsidRPr="00F033AA">
              <w:t>Z</w:t>
            </w:r>
            <w:r w:rsidRPr="00F033AA">
              <w:rPr>
                <w:vertAlign w:val="subscript"/>
              </w:rPr>
              <w:t>hyp</w:t>
            </w:r>
            <w:r w:rsidRPr="00F033AA">
              <w:t>: [18, 100]</w:t>
            </w:r>
          </w:p>
        </w:tc>
      </w:tr>
    </w:tbl>
    <w:p w14:paraId="3F292549" w14:textId="20D39A55" w:rsidR="00933895" w:rsidRPr="00F033AA" w:rsidRDefault="00933895" w:rsidP="00CC3C71">
      <w:pPr>
        <w:pStyle w:val="Note-Tbl-Fig"/>
      </w:pPr>
      <w:r w:rsidRPr="00F033AA">
        <w:t>Notes: Mw = earthquake moment magnitude; R</w:t>
      </w:r>
      <w:r w:rsidRPr="00F033AA">
        <w:rPr>
          <w:vertAlign w:val="subscript"/>
        </w:rPr>
        <w:t>rup</w:t>
      </w:r>
      <w:r w:rsidRPr="00F033AA">
        <w:t xml:space="preserve"> = rupture distance; </w:t>
      </w:r>
      <w:r w:rsidRPr="00476C98">
        <w:rPr>
          <w:i/>
          <w:iCs/>
        </w:rPr>
        <w:t>V</w:t>
      </w:r>
      <w:r w:rsidRPr="00476C98">
        <w:rPr>
          <w:i/>
          <w:iCs/>
          <w:vertAlign w:val="subscript"/>
        </w:rPr>
        <w:t>S</w:t>
      </w:r>
      <w:r w:rsidRPr="00F033AA">
        <w:rPr>
          <w:vertAlign w:val="subscript"/>
        </w:rPr>
        <w:t>30</w:t>
      </w:r>
      <w:r w:rsidRPr="00F033AA">
        <w:t xml:space="preserve"> = time-averaged shear-wave velocity in the top 30 m; Z</w:t>
      </w:r>
      <w:r w:rsidRPr="00F033AA">
        <w:rPr>
          <w:vertAlign w:val="subscript"/>
        </w:rPr>
        <w:t>hyp</w:t>
      </w:r>
      <w:r w:rsidRPr="00F033AA">
        <w:t xml:space="preserve"> = hypocentral depth; Z</w:t>
      </w:r>
      <w:r w:rsidRPr="00F033AA">
        <w:rPr>
          <w:vertAlign w:val="subscript"/>
        </w:rPr>
        <w:t>tor</w:t>
      </w:r>
      <w:r w:rsidRPr="00F033AA">
        <w:t xml:space="preserve"> = top-of-rupture depth</w:t>
      </w:r>
    </w:p>
    <w:p w14:paraId="25289408" w14:textId="72432F53" w:rsidR="00476C98" w:rsidRDefault="00933895" w:rsidP="007F16E9">
      <w:pPr>
        <w:pStyle w:val="Note-Tbl-Fig"/>
        <w:numPr>
          <w:ilvl w:val="0"/>
          <w:numId w:val="37"/>
        </w:numPr>
      </w:pPr>
      <w:r w:rsidRPr="00F033AA">
        <w:t>Except for the Cascadia region, the model is applicable up to 500 km distances and for back</w:t>
      </w:r>
      <w:r w:rsidR="007A3AEF">
        <w:t>-</w:t>
      </w:r>
      <w:r w:rsidRPr="00F033AA">
        <w:t xml:space="preserve">arc sites. </w:t>
      </w:r>
    </w:p>
    <w:p w14:paraId="0F4E3398" w14:textId="2A1FE889" w:rsidR="00933895" w:rsidRPr="00F033AA" w:rsidRDefault="00933895" w:rsidP="00476C98">
      <w:pPr>
        <w:pStyle w:val="Note-Tbl-Fig"/>
        <w:numPr>
          <w:ilvl w:val="0"/>
          <w:numId w:val="37"/>
        </w:numPr>
      </w:pPr>
      <w:r w:rsidRPr="00F033AA">
        <w:t>For Columbia, up to 150 km for in</w:t>
      </w:r>
      <w:r w:rsidR="007A3AEF">
        <w:t>-</w:t>
      </w:r>
      <w:r w:rsidRPr="00F033AA">
        <w:t>slab events.</w:t>
      </w:r>
    </w:p>
    <w:p w14:paraId="461E0D15" w14:textId="77777777" w:rsidR="00933895" w:rsidRPr="00F033AA" w:rsidRDefault="00933895" w:rsidP="00933895">
      <w:pPr>
        <w:pStyle w:val="Bullets"/>
        <w:numPr>
          <w:ilvl w:val="0"/>
          <w:numId w:val="0"/>
        </w:numPr>
        <w:ind w:left="454" w:hanging="454"/>
      </w:pPr>
    </w:p>
    <w:p w14:paraId="09E8C7AF" w14:textId="77777777" w:rsidR="00933895" w:rsidRPr="004C2EB5" w:rsidRDefault="00933895" w:rsidP="00933895">
      <w:pPr>
        <w:pStyle w:val="Heading2"/>
        <w:numPr>
          <w:ilvl w:val="1"/>
          <w:numId w:val="19"/>
        </w:numPr>
      </w:pPr>
      <w:r w:rsidRPr="004C2EB5">
        <w:t>Comparison of Modeling Features Among NGA-Sub GMMs</w:t>
      </w:r>
    </w:p>
    <w:p w14:paraId="42412B03" w14:textId="23CF787B" w:rsidR="00933895" w:rsidRPr="004C2EB5" w:rsidRDefault="00933895" w:rsidP="00933895">
      <w:r w:rsidRPr="004C2EB5">
        <w:t xml:space="preserve">We compared the modeling features among four NGA-Sub GMMs. Through the comparison, we observed </w:t>
      </w:r>
      <w:r w:rsidR="00086B65" w:rsidRPr="004C2EB5">
        <w:t>the</w:t>
      </w:r>
      <w:r w:rsidR="00086B65">
        <w:t xml:space="preserve"> following</w:t>
      </w:r>
      <w:r w:rsidR="00086B65" w:rsidRPr="004C2EB5">
        <w:t xml:space="preserve"> </w:t>
      </w:r>
      <w:r w:rsidRPr="004C2EB5">
        <w:t xml:space="preserve">key differences: </w:t>
      </w:r>
    </w:p>
    <w:p w14:paraId="591BF2E5" w14:textId="3B12B048" w:rsidR="00933895" w:rsidRPr="004C2EB5" w:rsidRDefault="00933895" w:rsidP="00933895">
      <w:pPr>
        <w:pStyle w:val="Bullets"/>
        <w:numPr>
          <w:ilvl w:val="0"/>
          <w:numId w:val="15"/>
        </w:numPr>
        <w:tabs>
          <w:tab w:val="num" w:pos="454"/>
        </w:tabs>
        <w:ind w:left="454" w:hanging="454"/>
      </w:pPr>
      <w:r w:rsidRPr="004C2EB5">
        <w:rPr>
          <w:i/>
          <w:iCs/>
        </w:rPr>
        <w:t>Event type</w:t>
      </w:r>
      <w:r w:rsidRPr="004C2EB5">
        <w:t>: SMK modeled the difference in ground motions from in</w:t>
      </w:r>
      <w:r w:rsidR="001E06AC">
        <w:t>-</w:t>
      </w:r>
      <w:r w:rsidRPr="004C2EB5">
        <w:t xml:space="preserve">slab </w:t>
      </w:r>
      <w:r w:rsidR="006E7BBA">
        <w:t xml:space="preserve">and interface </w:t>
      </w:r>
      <w:r w:rsidRPr="004C2EB5">
        <w:t>earthquake</w:t>
      </w:r>
      <w:r w:rsidR="006E7BBA">
        <w:t>s</w:t>
      </w:r>
      <w:r w:rsidRPr="004C2EB5">
        <w:t xml:space="preserve"> </w:t>
      </w:r>
      <w:r w:rsidR="006E7BBA">
        <w:t>as a</w:t>
      </w:r>
      <w:r w:rsidRPr="004C2EB5">
        <w:t xml:space="preserve"> constant. The other three GMMs model the </w:t>
      </w:r>
      <w:r w:rsidR="00EF61ED">
        <w:t>interface</w:t>
      </w:r>
      <w:r w:rsidR="0029499C">
        <w:t>-</w:t>
      </w:r>
      <w:r w:rsidR="00EF61ED">
        <w:t xml:space="preserve">in-slab </w:t>
      </w:r>
      <w:r w:rsidRPr="004C2EB5">
        <w:t>differences by other terms as well, such as the depth term and magnitude term.</w:t>
      </w:r>
    </w:p>
    <w:p w14:paraId="20422F1C" w14:textId="48E379CF" w:rsidR="00933895" w:rsidRPr="004C2EB5" w:rsidRDefault="00933895" w:rsidP="00933895">
      <w:pPr>
        <w:pStyle w:val="Bullets"/>
        <w:numPr>
          <w:ilvl w:val="0"/>
          <w:numId w:val="15"/>
        </w:numPr>
        <w:tabs>
          <w:tab w:val="num" w:pos="454"/>
        </w:tabs>
        <w:ind w:left="454" w:hanging="454"/>
      </w:pPr>
      <w:r w:rsidRPr="004C2EB5">
        <w:rPr>
          <w:i/>
          <w:iCs/>
        </w:rPr>
        <w:t>Regional term</w:t>
      </w:r>
      <w:r w:rsidRPr="004C2EB5">
        <w:t xml:space="preserve">: SMK was developed </w:t>
      </w:r>
      <w:r w:rsidR="0029499C">
        <w:t xml:space="preserve">only </w:t>
      </w:r>
      <w:r w:rsidRPr="004C2EB5">
        <w:t>for Japan; whereas the other three GMMs have both a global model and seven regional models. The other three GMMs considered regional differences in multiple terms such as the constant term, path term, and site term.</w:t>
      </w:r>
    </w:p>
    <w:p w14:paraId="2615F893" w14:textId="360C1180" w:rsidR="00933895" w:rsidRPr="004C2EB5" w:rsidRDefault="00933895" w:rsidP="00933895">
      <w:pPr>
        <w:pStyle w:val="Bullets"/>
        <w:numPr>
          <w:ilvl w:val="0"/>
          <w:numId w:val="15"/>
        </w:numPr>
        <w:tabs>
          <w:tab w:val="num" w:pos="454"/>
        </w:tabs>
        <w:ind w:left="454" w:hanging="454"/>
      </w:pPr>
      <w:r w:rsidRPr="004C2EB5">
        <w:rPr>
          <w:i/>
          <w:iCs/>
        </w:rPr>
        <w:t>Forearc or back</w:t>
      </w:r>
      <w:r w:rsidR="00A57779">
        <w:rPr>
          <w:i/>
          <w:iCs/>
        </w:rPr>
        <w:t>-</w:t>
      </w:r>
      <w:r w:rsidRPr="004C2EB5">
        <w:rPr>
          <w:i/>
          <w:iCs/>
        </w:rPr>
        <w:t>arc:</w:t>
      </w:r>
      <w:r w:rsidRPr="004C2EB5">
        <w:t xml:space="preserve"> KBCG is the only GMM developed for both forearc and back</w:t>
      </w:r>
      <w:r w:rsidR="00A57779">
        <w:t>-</w:t>
      </w:r>
      <w:r w:rsidRPr="004C2EB5">
        <w:t xml:space="preserve">arc sites. </w:t>
      </w:r>
    </w:p>
    <w:p w14:paraId="33EDEA1B" w14:textId="0DB9E831" w:rsidR="00933895" w:rsidRPr="004C2EB5" w:rsidRDefault="00933895" w:rsidP="00933895">
      <w:pPr>
        <w:pStyle w:val="Bullets"/>
        <w:numPr>
          <w:ilvl w:val="0"/>
          <w:numId w:val="15"/>
        </w:numPr>
        <w:tabs>
          <w:tab w:val="num" w:pos="454"/>
        </w:tabs>
        <w:ind w:left="454" w:hanging="454"/>
      </w:pPr>
      <w:r w:rsidRPr="004C2EB5">
        <w:rPr>
          <w:i/>
          <w:iCs/>
        </w:rPr>
        <w:t>Aleatory variability:</w:t>
      </w:r>
      <w:r w:rsidRPr="004C2EB5">
        <w:t xml:space="preserve"> AG’s aleatory variability varies by region. Japan and South America are the two regions with the greatest aleatory variability. KBCG and PS</w:t>
      </w:r>
      <w:ins w:id="12" w:author="Clarke, Nathan" w:date="2022-06-21T17:43:00Z">
        <w:r w:rsidR="00D85E16">
          <w:t>H</w:t>
        </w:r>
      </w:ins>
      <w:del w:id="13" w:author="Clarke, Nathan" w:date="2022-06-21T17:43:00Z">
        <w:r w:rsidRPr="004C2EB5" w:rsidDel="00D85E16">
          <w:delText>B</w:delText>
        </w:r>
      </w:del>
      <w:r w:rsidRPr="004C2EB5">
        <w:t>A</w:t>
      </w:r>
      <w:ins w:id="14" w:author="Clarke, Nathan" w:date="2022-06-21T17:43:00Z">
        <w:r w:rsidR="00D85E16">
          <w:t>B</w:t>
        </w:r>
      </w:ins>
      <w:del w:id="15" w:author="Clarke, Nathan" w:date="2022-06-21T17:43:00Z">
        <w:r w:rsidRPr="004C2EB5" w:rsidDel="00D85E16">
          <w:delText>H</w:delText>
        </w:r>
      </w:del>
      <w:r w:rsidRPr="004C2EB5">
        <w:t xml:space="preserve"> assumed the aleatory variability is the same for all regions.</w:t>
      </w:r>
    </w:p>
    <w:p w14:paraId="493AEB52" w14:textId="0647014B" w:rsidR="00933895" w:rsidRPr="004C2EB5" w:rsidRDefault="00933895" w:rsidP="00933895">
      <w:pPr>
        <w:pStyle w:val="Bullets"/>
        <w:numPr>
          <w:ilvl w:val="0"/>
          <w:numId w:val="15"/>
        </w:numPr>
        <w:tabs>
          <w:tab w:val="num" w:pos="454"/>
        </w:tabs>
        <w:ind w:left="454" w:hanging="454"/>
      </w:pPr>
      <w:r w:rsidRPr="004C2EB5">
        <w:rPr>
          <w:i/>
          <w:iCs/>
        </w:rPr>
        <w:t>Within-model epistemic uncertainty:</w:t>
      </w:r>
      <w:r w:rsidRPr="004C2EB5">
        <w:t xml:space="preserve"> AG has within-model epistemic uncertainty available for only the global model. </w:t>
      </w:r>
      <w:del w:id="16" w:author="Clarke, Nathan" w:date="2022-06-21T17:45:00Z">
        <w:r w:rsidRPr="004C2EB5" w:rsidDel="00D86ADA">
          <w:delText>PSBAH</w:delText>
        </w:r>
      </w:del>
      <w:ins w:id="17" w:author="Clarke, Nathan" w:date="2022-06-21T17:45:00Z">
        <w:r w:rsidR="00D86ADA">
          <w:t>PSHAB</w:t>
        </w:r>
      </w:ins>
      <w:r w:rsidRPr="004C2EB5">
        <w:t>’s within-model epistemic uncertainty varies by region and event type. KBCG’s within-</w:t>
      </w:r>
      <w:r w:rsidRPr="004C2EB5">
        <w:lastRenderedPageBreak/>
        <w:t xml:space="preserve">model epistemic uncertainty was represented by the posterior distributions of model coefficients. KBCG provided 800 samples of model coefficients to represent the continuous posterior distributions. </w:t>
      </w:r>
    </w:p>
    <w:p w14:paraId="746276A3" w14:textId="77777777" w:rsidR="00933895" w:rsidRPr="004C2EB5" w:rsidRDefault="00933895" w:rsidP="00933895">
      <w:pPr>
        <w:pStyle w:val="Bullets"/>
        <w:numPr>
          <w:ilvl w:val="0"/>
          <w:numId w:val="0"/>
        </w:numPr>
      </w:pPr>
      <w:r w:rsidRPr="004C2EB5">
        <w:t>In summary, we observed that among four NGA-Sub GMMs:</w:t>
      </w:r>
    </w:p>
    <w:p w14:paraId="006E40DB" w14:textId="77777777" w:rsidR="00933895" w:rsidRPr="004C2EB5" w:rsidRDefault="00933895" w:rsidP="00933895">
      <w:pPr>
        <w:pStyle w:val="Bullets"/>
        <w:numPr>
          <w:ilvl w:val="0"/>
          <w:numId w:val="15"/>
        </w:numPr>
        <w:tabs>
          <w:tab w:val="num" w:pos="454"/>
        </w:tabs>
        <w:ind w:left="454" w:hanging="454"/>
      </w:pPr>
      <w:r w:rsidRPr="004C2EB5">
        <w:t>SMK has relatively different modeling features.</w:t>
      </w:r>
    </w:p>
    <w:p w14:paraId="20BACBEE" w14:textId="77777777" w:rsidR="00933895" w:rsidRPr="004C2EB5" w:rsidRDefault="00933895" w:rsidP="00933895">
      <w:pPr>
        <w:pStyle w:val="Bullets"/>
        <w:numPr>
          <w:ilvl w:val="0"/>
          <w:numId w:val="15"/>
        </w:numPr>
        <w:tabs>
          <w:tab w:val="num" w:pos="454"/>
        </w:tabs>
        <w:ind w:left="454" w:hanging="454"/>
      </w:pPr>
      <w:r w:rsidRPr="004C2EB5">
        <w:t>KBCG is the relatively more complicated GMM.</w:t>
      </w:r>
    </w:p>
    <w:p w14:paraId="392E300C" w14:textId="75D9F7B9" w:rsidR="00933895" w:rsidRPr="005C4B61" w:rsidRDefault="00933895" w:rsidP="00933895">
      <w:pPr>
        <w:pStyle w:val="Heading2"/>
        <w:numPr>
          <w:ilvl w:val="1"/>
          <w:numId w:val="19"/>
        </w:numPr>
      </w:pPr>
      <w:r w:rsidRPr="005C4B61">
        <w:t>Comparison of Predicted Ground Motions Among GMMs</w:t>
      </w:r>
    </w:p>
    <w:p w14:paraId="7DA6334E" w14:textId="2CA9E848" w:rsidR="008537EF" w:rsidRDefault="008D4589" w:rsidP="008537EF">
      <w:r w:rsidRPr="002F58B7">
        <w:t xml:space="preserve">We compared NGA-Sub GMMs </w:t>
      </w:r>
      <w:r w:rsidR="00352F8F">
        <w:t xml:space="preserve">(excluding SMK) </w:t>
      </w:r>
      <w:r w:rsidRPr="002F58B7">
        <w:t xml:space="preserve">to a selected suite of pre-NGA GMMs. </w:t>
      </w:r>
      <w:r w:rsidR="00352F8F">
        <w:t xml:space="preserve">SMK was excluded because it was developed for Japan only. </w:t>
      </w:r>
      <w:r w:rsidRPr="002F58B7">
        <w:t>The selected pre-NGA GMMs include Abrahamson et al. (2016, AEA16</w:t>
      </w:r>
      <w:r w:rsidR="00640470">
        <w:t>, also known as BCHydro2015</w:t>
      </w:r>
      <w:r w:rsidRPr="002F58B7">
        <w:t xml:space="preserve">), Zhao et al. (2006, ZEA06), and Montalva et al. (2017, MEA17). These are well recognized and commonly used pre-NGA GMMs for subduction zone </w:t>
      </w:r>
      <w:r w:rsidRPr="00563ADE">
        <w:t xml:space="preserve">earthquakes. Among the pre-NGA GMMs, MEA17 was developed specifically for the Chile subduction zone. </w:t>
      </w:r>
    </w:p>
    <w:p w14:paraId="018C2CB1" w14:textId="6D094C85" w:rsidR="008537EF" w:rsidRDefault="008537EF" w:rsidP="008537EF">
      <w:r w:rsidRPr="005C4B61">
        <w:t xml:space="preserve">The comparison focused on the South American </w:t>
      </w:r>
      <w:r w:rsidR="00CA2C65">
        <w:t xml:space="preserve">(SA) </w:t>
      </w:r>
      <w:r w:rsidRPr="005C4B61">
        <w:t>sub-models</w:t>
      </w:r>
      <w:r w:rsidR="00EB1C9D">
        <w:t>,</w:t>
      </w:r>
      <w:r w:rsidRPr="005C4B61">
        <w:t xml:space="preserve"> if available. KBCG and </w:t>
      </w:r>
      <w:del w:id="18" w:author="Clarke, Nathan" w:date="2022-06-21T17:45:00Z">
        <w:r w:rsidRPr="005C4B61" w:rsidDel="00D86ADA">
          <w:delText>PSBAH</w:delText>
        </w:r>
      </w:del>
      <w:ins w:id="19" w:author="Clarke, Nathan" w:date="2022-06-21T17:45:00Z">
        <w:r w:rsidR="00D86ADA">
          <w:t>PSHAB</w:t>
        </w:r>
      </w:ins>
      <w:r w:rsidRPr="005C4B61">
        <w:t xml:space="preserve"> have separate sub-models for the northern and southern South America. </w:t>
      </w:r>
      <w:r w:rsidRPr="005C4B61">
        <w:rPr>
          <w:highlight w:val="yellow"/>
        </w:rPr>
        <w:t xml:space="preserve">The project sites are close to Latitude </w:t>
      </w:r>
      <w:r w:rsidR="00786D8A">
        <w:rPr>
          <w:highlight w:val="yellow"/>
        </w:rPr>
        <w:t>14</w:t>
      </w:r>
      <w:r w:rsidRPr="005C4B61">
        <w:rPr>
          <w:rFonts w:cs="Arial"/>
          <w:highlight w:val="yellow"/>
        </w:rPr>
        <w:t>⁰</w:t>
      </w:r>
      <w:r w:rsidRPr="005C4B61">
        <w:rPr>
          <w:highlight w:val="yellow"/>
        </w:rPr>
        <w:t>S</w:t>
      </w:r>
      <w:r w:rsidRPr="005C4B61">
        <w:t xml:space="preserve">, which is </w:t>
      </w:r>
      <w:r>
        <w:t>within the</w:t>
      </w:r>
      <w:r w:rsidRPr="005C4B61">
        <w:t xml:space="preserve"> </w:t>
      </w:r>
      <w:r>
        <w:t>applicable region</w:t>
      </w:r>
      <w:r w:rsidRPr="005C4B61">
        <w:t xml:space="preserve"> </w:t>
      </w:r>
      <w:r>
        <w:t>of</w:t>
      </w:r>
      <w:r w:rsidRPr="005C4B61">
        <w:t xml:space="preserve"> </w:t>
      </w:r>
      <w:r>
        <w:t xml:space="preserve">the </w:t>
      </w:r>
      <w:r w:rsidRPr="005C4B61">
        <w:t xml:space="preserve">southern sub-models. </w:t>
      </w:r>
      <w:r>
        <w:t>The</w:t>
      </w:r>
      <w:r w:rsidRPr="005C4B61">
        <w:t xml:space="preserve"> southern sub-models are ideally better constrained models because </w:t>
      </w:r>
      <w:r w:rsidR="00CC2FFD">
        <w:t>most of the available</w:t>
      </w:r>
      <w:r w:rsidRPr="005C4B61">
        <w:t xml:space="preserve"> </w:t>
      </w:r>
      <w:r w:rsidR="00CC2FFD">
        <w:t>strong motion records are from</w:t>
      </w:r>
      <w:r w:rsidRPr="005C4B61">
        <w:t xml:space="preserve"> this part of South America.</w:t>
      </w:r>
    </w:p>
    <w:p w14:paraId="6AF20E20" w14:textId="068042B7" w:rsidR="008537EF" w:rsidRPr="005C4B61" w:rsidRDefault="008537EF" w:rsidP="008537EF">
      <w:r w:rsidRPr="005C4B61">
        <w:t>The comparison was made on both the median predictions and aleatory variability (i.e., sigma).</w:t>
      </w:r>
    </w:p>
    <w:p w14:paraId="3BF5FF62" w14:textId="31989AAE" w:rsidR="00933895" w:rsidRPr="005C4B61" w:rsidRDefault="00933895" w:rsidP="00933895">
      <w:r w:rsidRPr="005C4B61">
        <w:t xml:space="preserve">We compared NGA-Sub GMMs for </w:t>
      </w:r>
      <w:r w:rsidR="00352F8F">
        <w:t>these</w:t>
      </w:r>
      <w:r w:rsidRPr="005C4B61">
        <w:t xml:space="preserve"> earthquake scenarios. </w:t>
      </w:r>
    </w:p>
    <w:p w14:paraId="46BF1D50" w14:textId="0D212E76" w:rsidR="002851E0" w:rsidRDefault="00157C78" w:rsidP="00933895">
      <w:pPr>
        <w:pStyle w:val="Bullets"/>
        <w:numPr>
          <w:ilvl w:val="0"/>
          <w:numId w:val="15"/>
        </w:numPr>
        <w:tabs>
          <w:tab w:val="num" w:pos="454"/>
        </w:tabs>
        <w:ind w:left="454" w:hanging="454"/>
      </w:pPr>
      <w:r w:rsidRPr="00E111F0">
        <w:t xml:space="preserve">Mw6, </w:t>
      </w:r>
      <w:r w:rsidR="002851E0" w:rsidRPr="00E111F0">
        <w:t xml:space="preserve">Mw7, </w:t>
      </w:r>
      <w:r w:rsidR="00933895" w:rsidRPr="00E111F0">
        <w:t>Mw8 and Mw9</w:t>
      </w:r>
      <w:r w:rsidR="002851E0" w:rsidRPr="00E111F0">
        <w:t>.4</w:t>
      </w:r>
      <w:r w:rsidR="00933895" w:rsidRPr="00E111F0">
        <w:t xml:space="preserve"> interface</w:t>
      </w:r>
      <w:r w:rsidR="00933895" w:rsidRPr="005C4B61">
        <w:t xml:space="preserve"> earthquakes </w:t>
      </w:r>
      <w:r w:rsidR="0031770E">
        <w:t xml:space="preserve">at </w:t>
      </w:r>
      <w:r w:rsidR="00522BD3">
        <w:t xml:space="preserve">a </w:t>
      </w:r>
      <w:r w:rsidR="0031770E">
        <w:t>100</w:t>
      </w:r>
      <w:r>
        <w:t xml:space="preserve"> </w:t>
      </w:r>
      <w:r w:rsidR="0031770E">
        <w:t xml:space="preserve">km </w:t>
      </w:r>
      <w:r w:rsidR="00B46BFD">
        <w:t>rupture</w:t>
      </w:r>
      <w:r w:rsidR="0031770E">
        <w:t xml:space="preserve"> distance</w:t>
      </w:r>
      <w:r>
        <w:t xml:space="preserve"> with an assumed </w:t>
      </w:r>
      <w:r w:rsidR="00522BD3">
        <w:t>hypocentral depth of 50 km.</w:t>
      </w:r>
    </w:p>
    <w:p w14:paraId="4DCA6E62" w14:textId="4BD1E47D" w:rsidR="00B46BFD" w:rsidRDefault="00522BD3" w:rsidP="00933895">
      <w:pPr>
        <w:pStyle w:val="Bullets"/>
        <w:numPr>
          <w:ilvl w:val="0"/>
          <w:numId w:val="15"/>
        </w:numPr>
        <w:tabs>
          <w:tab w:val="num" w:pos="454"/>
        </w:tabs>
        <w:ind w:left="454" w:hanging="454"/>
      </w:pPr>
      <w:r>
        <w:t xml:space="preserve">Mw6, </w:t>
      </w:r>
      <w:r w:rsidR="00B46BFD">
        <w:t>Mw7, Mw8, and Mw8.4 in</w:t>
      </w:r>
      <w:r w:rsidR="008B2F71">
        <w:t>-</w:t>
      </w:r>
      <w:r w:rsidR="00B46BFD">
        <w:t xml:space="preserve">slab </w:t>
      </w:r>
      <w:r w:rsidR="004A4A63">
        <w:t>earthquakes</w:t>
      </w:r>
      <w:r w:rsidR="00B46BFD">
        <w:t xml:space="preserve"> at </w:t>
      </w:r>
      <w:r w:rsidR="00F916EC">
        <w:t>a</w:t>
      </w:r>
      <w:r w:rsidR="00BD0508">
        <w:t>n</w:t>
      </w:r>
      <w:r w:rsidR="00F916EC">
        <w:t xml:space="preserve"> 85</w:t>
      </w:r>
      <w:r w:rsidR="00CD7ECA">
        <w:t xml:space="preserve"> km rupture distance with </w:t>
      </w:r>
      <w:r w:rsidR="00F916EC">
        <w:t xml:space="preserve">an </w:t>
      </w:r>
      <w:r w:rsidR="00CD7ECA">
        <w:t>assumed top</w:t>
      </w:r>
      <w:r w:rsidR="00F916EC">
        <w:t>-of-rupture depth (Z</w:t>
      </w:r>
      <w:r w:rsidR="00F916EC" w:rsidRPr="00630B89">
        <w:rPr>
          <w:vertAlign w:val="subscript"/>
        </w:rPr>
        <w:t>tor</w:t>
      </w:r>
      <w:r w:rsidR="00F916EC">
        <w:t>) of 85 km</w:t>
      </w:r>
      <w:r w:rsidR="000675FF">
        <w:t xml:space="preserve">, </w:t>
      </w:r>
      <w:r w:rsidR="00F916EC">
        <w:t xml:space="preserve">and </w:t>
      </w:r>
      <w:r w:rsidR="00BD0508">
        <w:t xml:space="preserve">an </w:t>
      </w:r>
      <w:r w:rsidR="00F916EC" w:rsidRPr="00E111F0">
        <w:t xml:space="preserve">assumed </w:t>
      </w:r>
      <w:r w:rsidR="00BD0508" w:rsidRPr="00E111F0">
        <w:t>hypocentral</w:t>
      </w:r>
      <w:r w:rsidR="00F916EC" w:rsidRPr="00E111F0">
        <w:t xml:space="preserve"> depth</w:t>
      </w:r>
      <w:r w:rsidR="00F916EC">
        <w:t xml:space="preserve"> of </w:t>
      </w:r>
      <w:r w:rsidR="00BD0508">
        <w:t xml:space="preserve">100 km. </w:t>
      </w:r>
    </w:p>
    <w:p w14:paraId="67532B9D" w14:textId="1D353C99" w:rsidR="00933895" w:rsidRPr="005C4B61" w:rsidRDefault="00933895" w:rsidP="00EC7B35">
      <w:pPr>
        <w:pStyle w:val="Bullets"/>
        <w:numPr>
          <w:ilvl w:val="0"/>
          <w:numId w:val="0"/>
        </w:numPr>
      </w:pPr>
      <w:r w:rsidRPr="005C4B61">
        <w:t xml:space="preserve">The earthquake scenarios are </w:t>
      </w:r>
      <w:r w:rsidR="00EC7B35">
        <w:t>for</w:t>
      </w:r>
      <w:r w:rsidRPr="005C4B61">
        <w:t xml:space="preserve"> a </w:t>
      </w:r>
      <w:r w:rsidRPr="00630B89">
        <w:rPr>
          <w:i/>
          <w:iCs/>
        </w:rPr>
        <w:t>V</w:t>
      </w:r>
      <w:r w:rsidRPr="00630B89">
        <w:rPr>
          <w:i/>
          <w:iCs/>
          <w:vertAlign w:val="subscript"/>
        </w:rPr>
        <w:t>S</w:t>
      </w:r>
      <w:r w:rsidRPr="005C4B61">
        <w:rPr>
          <w:vertAlign w:val="subscript"/>
        </w:rPr>
        <w:t>30</w:t>
      </w:r>
      <w:r w:rsidRPr="005C4B61">
        <w:t xml:space="preserve"> of </w:t>
      </w:r>
      <w:r w:rsidR="00F169E6">
        <w:t>8</w:t>
      </w:r>
      <w:r w:rsidRPr="005C4B61">
        <w:t xml:space="preserve">00 m/s. This </w:t>
      </w:r>
      <w:r w:rsidRPr="00630B89">
        <w:rPr>
          <w:i/>
          <w:iCs/>
        </w:rPr>
        <w:t>V</w:t>
      </w:r>
      <w:r w:rsidRPr="00630B89">
        <w:rPr>
          <w:i/>
          <w:iCs/>
          <w:vertAlign w:val="subscript"/>
        </w:rPr>
        <w:t>S</w:t>
      </w:r>
      <w:r w:rsidRPr="005C4B61">
        <w:rPr>
          <w:vertAlign w:val="subscript"/>
        </w:rPr>
        <w:t>30</w:t>
      </w:r>
      <w:r w:rsidRPr="005C4B61">
        <w:t xml:space="preserve"> is </w:t>
      </w:r>
      <w:r w:rsidR="000675FF">
        <w:t xml:space="preserve">considered </w:t>
      </w:r>
      <w:r w:rsidR="00EC7B35">
        <w:t xml:space="preserve">close to the </w:t>
      </w:r>
      <w:r w:rsidR="004E4999">
        <w:t>ground condition at the project site</w:t>
      </w:r>
      <w:r w:rsidRPr="005C4B61">
        <w:t xml:space="preserve">.  </w:t>
      </w:r>
    </w:p>
    <w:p w14:paraId="07D98CB6" w14:textId="4E936B46" w:rsidR="00933895" w:rsidRPr="00DD47D9" w:rsidRDefault="00933895" w:rsidP="00933895">
      <w:r w:rsidRPr="00DD47D9">
        <w:t xml:space="preserve">We </w:t>
      </w:r>
      <w:r w:rsidR="004E4999">
        <w:t>used</w:t>
      </w:r>
      <w:r w:rsidRPr="00DD47D9">
        <w:t xml:space="preserve"> the NGA-Sub </w:t>
      </w:r>
      <w:r w:rsidR="004E4999">
        <w:t xml:space="preserve">and </w:t>
      </w:r>
      <w:r w:rsidR="004E4999" w:rsidRPr="00563ADE">
        <w:t xml:space="preserve">pre-NGA </w:t>
      </w:r>
      <w:r w:rsidRPr="00DD47D9">
        <w:t xml:space="preserve">GMMs </w:t>
      </w:r>
      <w:r w:rsidR="00FE0470">
        <w:t xml:space="preserve">in </w:t>
      </w:r>
      <w:r w:rsidR="009F157E">
        <w:t xml:space="preserve">the </w:t>
      </w:r>
      <w:r w:rsidR="00FE0470">
        <w:t>HAZ45.3</w:t>
      </w:r>
      <w:r w:rsidR="004E4999">
        <w:t xml:space="preserve"> </w:t>
      </w:r>
      <w:r w:rsidR="009F157E">
        <w:t xml:space="preserve">PSHA software </w:t>
      </w:r>
      <w:r w:rsidR="004E4999">
        <w:t>directly</w:t>
      </w:r>
      <w:r w:rsidR="009F157E">
        <w:t>.  HAZ45.3 is</w:t>
      </w:r>
      <w:r w:rsidR="009F157E" w:rsidRPr="00DD47D9">
        <w:t xml:space="preserve"> an</w:t>
      </w:r>
      <w:r w:rsidRPr="00DD47D9">
        <w:t xml:space="preserve"> open-source </w:t>
      </w:r>
      <w:r w:rsidR="00FE0470">
        <w:t>software</w:t>
      </w:r>
      <w:r w:rsidRPr="00DD47D9">
        <w:t xml:space="preserve"> </w:t>
      </w:r>
      <w:r w:rsidR="00FE0470">
        <w:t>developed</w:t>
      </w:r>
      <w:r w:rsidR="00FE0470" w:rsidRPr="00DD47D9">
        <w:t xml:space="preserve"> by Dr. Abrahamson </w:t>
      </w:r>
      <w:r w:rsidRPr="00DD47D9">
        <w:t>for seismic hazard assessment.</w:t>
      </w:r>
    </w:p>
    <w:p w14:paraId="52DBCCB6" w14:textId="77777777" w:rsidR="00933895" w:rsidRPr="00563ADE" w:rsidRDefault="00933895" w:rsidP="00933895">
      <w:pPr>
        <w:pStyle w:val="Heading3"/>
        <w:numPr>
          <w:ilvl w:val="2"/>
          <w:numId w:val="19"/>
        </w:numPr>
      </w:pPr>
      <w:r w:rsidRPr="00563ADE">
        <w:t>Results for Interface Earthquakes</w:t>
      </w:r>
    </w:p>
    <w:p w14:paraId="554941A6" w14:textId="0C8ABAE2" w:rsidR="00933895" w:rsidRDefault="0070194E" w:rsidP="00933895">
      <w:r>
        <w:fldChar w:fldCharType="begin"/>
      </w:r>
      <w:r>
        <w:instrText xml:space="preserve"> REF _Ref104285027 \h </w:instrText>
      </w:r>
      <w:r>
        <w:fldChar w:fldCharType="separate"/>
      </w:r>
      <w:r w:rsidR="00D04CF5">
        <w:t xml:space="preserve">Figure </w:t>
      </w:r>
      <w:r w:rsidR="00D04CF5">
        <w:rPr>
          <w:noProof/>
        </w:rPr>
        <w:t>1</w:t>
      </w:r>
      <w:r>
        <w:fldChar w:fldCharType="end"/>
      </w:r>
      <w:r>
        <w:t xml:space="preserve"> </w:t>
      </w:r>
      <w:r w:rsidR="00933895" w:rsidRPr="00563ADE">
        <w:t xml:space="preserve">shows comparison results </w:t>
      </w:r>
      <w:r w:rsidR="00B844BA">
        <w:t xml:space="preserve">of median spectral accelerations (Sa) </w:t>
      </w:r>
      <w:r w:rsidR="00933895" w:rsidRPr="00563ADE">
        <w:t xml:space="preserve">for </w:t>
      </w:r>
      <w:r w:rsidR="006472AB">
        <w:t xml:space="preserve">Mw6 and Mw7 </w:t>
      </w:r>
      <w:r w:rsidR="00D43393">
        <w:t xml:space="preserve">subduction </w:t>
      </w:r>
      <w:r w:rsidR="00933895" w:rsidRPr="00563ADE">
        <w:t>interface earthquakes. Note that the median spectral acceleration</w:t>
      </w:r>
      <w:r w:rsidR="003235F2">
        <w:t>s</w:t>
      </w:r>
      <w:r w:rsidR="00933895" w:rsidRPr="00563ADE">
        <w:t xml:space="preserve"> predicted using </w:t>
      </w:r>
      <w:r w:rsidR="00D75F58" w:rsidRPr="002F58B7">
        <w:t>ZEA06</w:t>
      </w:r>
      <w:r w:rsidR="00D75F58">
        <w:t xml:space="preserve"> </w:t>
      </w:r>
      <w:r w:rsidR="003235F2">
        <w:t>are up to 5</w:t>
      </w:r>
      <w:r w:rsidR="00933895" w:rsidRPr="00563ADE">
        <w:t xml:space="preserve"> seconds </w:t>
      </w:r>
      <w:r w:rsidR="003235F2">
        <w:t xml:space="preserve">because </w:t>
      </w:r>
      <w:r w:rsidR="003235F2" w:rsidRPr="002F58B7">
        <w:t>ZEA06</w:t>
      </w:r>
      <w:r w:rsidR="003235F2">
        <w:t xml:space="preserve"> </w:t>
      </w:r>
      <w:r w:rsidR="00933895" w:rsidRPr="00563ADE">
        <w:t xml:space="preserve">predicts ground motions </w:t>
      </w:r>
      <w:r w:rsidR="00F739BA">
        <w:t>only</w:t>
      </w:r>
      <w:r w:rsidR="00F739BA" w:rsidRPr="00563ADE">
        <w:t xml:space="preserve"> </w:t>
      </w:r>
      <w:r w:rsidR="00933895" w:rsidRPr="00563ADE">
        <w:t xml:space="preserve">up to </w:t>
      </w:r>
      <w:r w:rsidR="003235F2">
        <w:t>5</w:t>
      </w:r>
      <w:r w:rsidR="00933895" w:rsidRPr="00563ADE">
        <w:t xml:space="preserve"> seconds. </w:t>
      </w:r>
      <w:r w:rsidR="00640470">
        <w:fldChar w:fldCharType="begin"/>
      </w:r>
      <w:r w:rsidR="00640470">
        <w:instrText xml:space="preserve"> REF _Ref104285258 \h </w:instrText>
      </w:r>
      <w:r w:rsidR="00640470">
        <w:fldChar w:fldCharType="separate"/>
      </w:r>
      <w:r w:rsidR="00D04CF5">
        <w:t xml:space="preserve">Figure </w:t>
      </w:r>
      <w:r w:rsidR="00D04CF5">
        <w:rPr>
          <w:noProof/>
        </w:rPr>
        <w:t>2</w:t>
      </w:r>
      <w:r w:rsidR="00640470">
        <w:fldChar w:fldCharType="end"/>
      </w:r>
      <w:r w:rsidR="00640470">
        <w:t xml:space="preserve"> shows the same comparison for Mw8 and Mw9.4 </w:t>
      </w:r>
      <w:r w:rsidR="00640470" w:rsidRPr="00563ADE">
        <w:t>interface earthquakes</w:t>
      </w:r>
      <w:r w:rsidR="00640470">
        <w:t>.</w:t>
      </w:r>
    </w:p>
    <w:p w14:paraId="63FB4006" w14:textId="104EEBDD" w:rsidR="00146676" w:rsidRDefault="00146676" w:rsidP="00EC0E1E">
      <w:pPr>
        <w:ind w:right="-442"/>
      </w:pPr>
      <w:r>
        <w:rPr>
          <w:noProof/>
        </w:rPr>
        <w:lastRenderedPageBreak/>
        <w:drawing>
          <wp:inline distT="0" distB="0" distL="0" distR="0" wp14:anchorId="35D8DB50" wp14:editId="18CC24BB">
            <wp:extent cx="3238052" cy="3291840"/>
            <wp:effectExtent l="0" t="0" r="63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4"/>
                    <a:stretch/>
                  </pic:blipFill>
                  <pic:spPr bwMode="auto">
                    <a:xfrm>
                      <a:off x="0" y="0"/>
                      <a:ext cx="3238052" cy="3291840"/>
                    </a:xfrm>
                    <a:prstGeom prst="rect">
                      <a:avLst/>
                    </a:prstGeom>
                    <a:noFill/>
                    <a:ln>
                      <a:noFill/>
                    </a:ln>
                    <a:extLst>
                      <a:ext uri="{53640926-AAD7-44D8-BBD7-CCE9431645EC}">
                        <a14:shadowObscured xmlns:a14="http://schemas.microsoft.com/office/drawing/2010/main"/>
                      </a:ext>
                    </a:extLst>
                  </pic:spPr>
                </pic:pic>
              </a:graphicData>
            </a:graphic>
          </wp:inline>
        </w:drawing>
      </w:r>
      <w:r w:rsidR="008E62D8">
        <w:rPr>
          <w:noProof/>
        </w:rPr>
        <w:drawing>
          <wp:inline distT="0" distB="0" distL="0" distR="0" wp14:anchorId="312A284A" wp14:editId="3660A382">
            <wp:extent cx="2953742" cy="3291840"/>
            <wp:effectExtent l="0" t="0" r="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70"/>
                    <a:stretch/>
                  </pic:blipFill>
                  <pic:spPr bwMode="auto">
                    <a:xfrm>
                      <a:off x="0" y="0"/>
                      <a:ext cx="2953742"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3EBB24B3" w14:textId="13496FE1" w:rsidR="008E62D8" w:rsidRDefault="008E62D8" w:rsidP="008E62D8">
      <w:pPr>
        <w:pStyle w:val="CaptionFigures"/>
      </w:pPr>
      <w:bookmarkStart w:id="20" w:name="_Ref104285027"/>
      <w:r>
        <w:t xml:space="preserve">Figure </w:t>
      </w:r>
      <w:r>
        <w:fldChar w:fldCharType="begin"/>
      </w:r>
      <w:r>
        <w:instrText xml:space="preserve"> SEQ Figure \* ARABIC </w:instrText>
      </w:r>
      <w:r>
        <w:fldChar w:fldCharType="separate"/>
      </w:r>
      <w:r w:rsidR="00D04CF5">
        <w:rPr>
          <w:noProof/>
        </w:rPr>
        <w:t>1</w:t>
      </w:r>
      <w:r>
        <w:fldChar w:fldCharType="end"/>
      </w:r>
      <w:bookmarkEnd w:id="20"/>
      <w:r>
        <w:t xml:space="preserve">: Median Acceleration Response Spectra </w:t>
      </w:r>
      <w:r w:rsidR="00F739BA">
        <w:t xml:space="preserve">(5%-damped) </w:t>
      </w:r>
      <w:r>
        <w:t xml:space="preserve">from Selected GMMs for an (Left) Mw 6 and (Right) Mw7 Interface Earthquake at 100 km Rupture Distance. </w:t>
      </w:r>
    </w:p>
    <w:p w14:paraId="383B5979" w14:textId="79343C53" w:rsidR="00DA145D" w:rsidRDefault="00DA145D" w:rsidP="00EC0E1E">
      <w:pPr>
        <w:ind w:right="-442"/>
      </w:pPr>
      <w:r>
        <w:rPr>
          <w:noProof/>
        </w:rPr>
        <w:drawing>
          <wp:inline distT="0" distB="0" distL="0" distR="0" wp14:anchorId="7D6C3692" wp14:editId="6EE27EDF">
            <wp:extent cx="3215000" cy="3291840"/>
            <wp:effectExtent l="0" t="0" r="5080" b="38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34"/>
                    <a:stretch/>
                  </pic:blipFill>
                  <pic:spPr bwMode="auto">
                    <a:xfrm>
                      <a:off x="0" y="0"/>
                      <a:ext cx="3215000" cy="3291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F714711" wp14:editId="6A9AC0C2">
            <wp:extent cx="2961426" cy="3291840"/>
            <wp:effectExtent l="0" t="0" r="0" b="3810"/>
            <wp:docPr id="8" name="Picture 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histo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38"/>
                    <a:stretch/>
                  </pic:blipFill>
                  <pic:spPr bwMode="auto">
                    <a:xfrm>
                      <a:off x="0" y="0"/>
                      <a:ext cx="2961426"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3CFDFFF9" w14:textId="0CB12039" w:rsidR="009C02BD" w:rsidRDefault="009C02BD" w:rsidP="009C02BD">
      <w:pPr>
        <w:pStyle w:val="CaptionFigures"/>
      </w:pPr>
      <w:bookmarkStart w:id="21" w:name="_Ref104285258"/>
      <w:r>
        <w:t xml:space="preserve">Figure </w:t>
      </w:r>
      <w:r>
        <w:fldChar w:fldCharType="begin"/>
      </w:r>
      <w:r>
        <w:instrText xml:space="preserve"> SEQ Figure \* ARABIC </w:instrText>
      </w:r>
      <w:r>
        <w:fldChar w:fldCharType="separate"/>
      </w:r>
      <w:r w:rsidR="00D04CF5">
        <w:rPr>
          <w:noProof/>
        </w:rPr>
        <w:t>2</w:t>
      </w:r>
      <w:r>
        <w:fldChar w:fldCharType="end"/>
      </w:r>
      <w:bookmarkEnd w:id="21"/>
      <w:r>
        <w:t xml:space="preserve">: Median Acceleration Response Spectra </w:t>
      </w:r>
      <w:r w:rsidR="00B434D8">
        <w:t xml:space="preserve">(5%-damped) </w:t>
      </w:r>
      <w:r>
        <w:t>from Selected GMMs for an (Left) Mw 8 and (Right) Mw9</w:t>
      </w:r>
      <w:r w:rsidR="00062E23">
        <w:t>.4</w:t>
      </w:r>
      <w:r>
        <w:t xml:space="preserve"> Interface Earthquake at 100</w:t>
      </w:r>
      <w:r w:rsidR="00396813">
        <w:t xml:space="preserve"> </w:t>
      </w:r>
      <w:r>
        <w:t xml:space="preserve">km Rupture Distance. </w:t>
      </w:r>
    </w:p>
    <w:p w14:paraId="63E1375F" w14:textId="77777777" w:rsidR="00396813" w:rsidRPr="00396813" w:rsidRDefault="00396813" w:rsidP="00396813"/>
    <w:p w14:paraId="47436C85" w14:textId="7ED2DF78" w:rsidR="00EF7D00" w:rsidRDefault="00EF7D00" w:rsidP="00EF7D00">
      <w:r>
        <w:lastRenderedPageBreak/>
        <w:fldChar w:fldCharType="begin"/>
      </w:r>
      <w:r>
        <w:instrText xml:space="preserve"> REF _Ref104285027 \h </w:instrText>
      </w:r>
      <w:r>
        <w:fldChar w:fldCharType="separate"/>
      </w:r>
      <w:r w:rsidR="00D04CF5">
        <w:t xml:space="preserve">Figure </w:t>
      </w:r>
      <w:r w:rsidR="00D04CF5">
        <w:rPr>
          <w:noProof/>
        </w:rPr>
        <w:t>1</w:t>
      </w:r>
      <w:r>
        <w:fldChar w:fldCharType="end"/>
      </w:r>
      <w:r>
        <w:t xml:space="preserve"> and </w:t>
      </w:r>
      <w:r>
        <w:fldChar w:fldCharType="begin"/>
      </w:r>
      <w:r>
        <w:instrText xml:space="preserve"> REF _Ref104285258 \h </w:instrText>
      </w:r>
      <w:r>
        <w:fldChar w:fldCharType="separate"/>
      </w:r>
      <w:r w:rsidR="00D04CF5">
        <w:t xml:space="preserve">Figure </w:t>
      </w:r>
      <w:r w:rsidR="00D04CF5">
        <w:rPr>
          <w:noProof/>
        </w:rPr>
        <w:t>2</w:t>
      </w:r>
      <w:r>
        <w:fldChar w:fldCharType="end"/>
      </w:r>
      <w:r>
        <w:t xml:space="preserve"> show t</w:t>
      </w:r>
      <w:r w:rsidRPr="00440BC5">
        <w:t xml:space="preserve">he medians predicted using NGA-Sub GMMs generally fall between those predicted using BCHydro2015 and ZEA06 at periods from PGA to 10 seconds. </w:t>
      </w:r>
      <w:r>
        <w:t xml:space="preserve">This is </w:t>
      </w:r>
      <w:r w:rsidR="005747E1">
        <w:t>considered</w:t>
      </w:r>
      <w:r w:rsidR="00620402">
        <w:t xml:space="preserve"> </w:t>
      </w:r>
      <w:r w:rsidR="00DA6761">
        <w:t xml:space="preserve">reasonable </w:t>
      </w:r>
      <w:r w:rsidR="00620402">
        <w:t xml:space="preserve">as the BCHydro2015 predicts the average of </w:t>
      </w:r>
      <w:r w:rsidR="00B124F0">
        <w:t xml:space="preserve">earthquakes recorded </w:t>
      </w:r>
      <w:r w:rsidR="00964737">
        <w:t>globally,</w:t>
      </w:r>
      <w:r w:rsidR="008B1D20">
        <w:t xml:space="preserve"> whereas </w:t>
      </w:r>
      <w:r w:rsidR="00B124F0">
        <w:t xml:space="preserve">the </w:t>
      </w:r>
      <w:r w:rsidR="00836F26">
        <w:t>South America</w:t>
      </w:r>
      <w:r w:rsidR="002737C4">
        <w:t xml:space="preserve"> subduction zones are </w:t>
      </w:r>
      <w:r w:rsidR="00274BED">
        <w:t>considered</w:t>
      </w:r>
      <w:r w:rsidR="0044049D">
        <w:t xml:space="preserve"> capable of generating ground motions greater than the global average. The </w:t>
      </w:r>
      <w:r w:rsidR="00401126" w:rsidRPr="002F58B7">
        <w:t>MEA17</w:t>
      </w:r>
      <w:r w:rsidR="002E398A">
        <w:t xml:space="preserve"> predicted median </w:t>
      </w:r>
      <w:r w:rsidR="00836F26">
        <w:t>spectral accelerations</w:t>
      </w:r>
      <w:r w:rsidR="00693F5F">
        <w:t xml:space="preserve"> </w:t>
      </w:r>
      <w:r w:rsidR="00431BB5">
        <w:t xml:space="preserve">are </w:t>
      </w:r>
      <w:r w:rsidR="00693F5F">
        <w:t xml:space="preserve">generally similar to those from NGA-sub GMMs </w:t>
      </w:r>
      <w:r w:rsidR="00205640">
        <w:t>up to Mw8 and are close to the lower bound predictions of BCHydro2015</w:t>
      </w:r>
      <w:r w:rsidR="00431BB5">
        <w:t xml:space="preserve"> for Mw9. The ZEA06 predicted median spectral accelerations are generally greater than those from the other GMMs. </w:t>
      </w:r>
    </w:p>
    <w:p w14:paraId="544A216F" w14:textId="0ECB730E" w:rsidR="00F65B8D" w:rsidRDefault="00D742EE" w:rsidP="00933895">
      <w:r w:rsidRPr="00537353">
        <w:fldChar w:fldCharType="begin"/>
      </w:r>
      <w:r w:rsidRPr="00537353">
        <w:instrText xml:space="preserve"> REF _Ref104287963 \h </w:instrText>
      </w:r>
      <w:r w:rsidR="00537353">
        <w:instrText xml:space="preserve"> \* MERGEFORMAT </w:instrText>
      </w:r>
      <w:r w:rsidRPr="00537353">
        <w:fldChar w:fldCharType="separate"/>
      </w:r>
      <w:r w:rsidR="00D04CF5">
        <w:t xml:space="preserve">Figure </w:t>
      </w:r>
      <w:r w:rsidR="00D04CF5">
        <w:rPr>
          <w:noProof/>
        </w:rPr>
        <w:t>3</w:t>
      </w:r>
      <w:r w:rsidRPr="00537353">
        <w:fldChar w:fldCharType="end"/>
      </w:r>
      <w:r w:rsidRPr="00537353">
        <w:t xml:space="preserve"> shows the sigma </w:t>
      </w:r>
      <w:r w:rsidR="00537353" w:rsidRPr="00022520">
        <w:t xml:space="preserve">predictions from selected GMMs. </w:t>
      </w:r>
      <w:r w:rsidR="0022575E" w:rsidRPr="00022520">
        <w:t xml:space="preserve">The sigma values of NGA-Sub GMMs are generally greater than those of pre-NGA GMMs. </w:t>
      </w:r>
      <w:r w:rsidR="00546EC9" w:rsidRPr="00022520">
        <w:t xml:space="preserve">The </w:t>
      </w:r>
      <w:r w:rsidR="00F03157" w:rsidRPr="00022520">
        <w:t xml:space="preserve">sigma values from ZEA06 and BCHydro2015 GMMs are generally similar. Note the sigma </w:t>
      </w:r>
      <w:r w:rsidR="00022520" w:rsidRPr="00022520">
        <w:t xml:space="preserve">values from ZEA06 drop dramatically at 5 seconds which is an artifact that ZEA06 predicts sigma up to 5 seconds. </w:t>
      </w:r>
    </w:p>
    <w:p w14:paraId="11E081DC" w14:textId="709BD6AC" w:rsidR="002E01E3" w:rsidRPr="00022520" w:rsidRDefault="00E64702" w:rsidP="008021EB">
      <w:r>
        <w:t>T</w:t>
      </w:r>
      <w:r w:rsidR="00B02F97">
        <w:t xml:space="preserve">he </w:t>
      </w:r>
      <w:r w:rsidR="00F17213">
        <w:t xml:space="preserve">greater </w:t>
      </w:r>
      <w:r w:rsidR="00B02F97">
        <w:t>sigma values from NGA-</w:t>
      </w:r>
      <w:r>
        <w:t>S</w:t>
      </w:r>
      <w:r w:rsidR="00B02F97">
        <w:t xml:space="preserve">ub GMMs </w:t>
      </w:r>
      <w:r w:rsidR="00663970">
        <w:t xml:space="preserve">may be </w:t>
      </w:r>
      <w:r w:rsidR="00F17213">
        <w:t xml:space="preserve">contributed by </w:t>
      </w:r>
      <w:ins w:id="22" w:author="Li, Feng" w:date="2022-05-31T17:08:00Z">
        <w:r w:rsidR="00495EBF">
          <w:t xml:space="preserve">the </w:t>
        </w:r>
        <w:r w:rsidR="001F61FA">
          <w:t>observation th</w:t>
        </w:r>
        <w:r w:rsidR="00495EBF">
          <w:t xml:space="preserve">at </w:t>
        </w:r>
      </w:ins>
      <w:r w:rsidR="00171920" w:rsidRPr="005D0D2A">
        <w:rPr>
          <w:i/>
          <w:iCs/>
        </w:rPr>
        <w:t>V</w:t>
      </w:r>
      <w:r w:rsidR="00171920" w:rsidRPr="005D0D2A">
        <w:rPr>
          <w:i/>
          <w:iCs/>
          <w:vertAlign w:val="subscript"/>
        </w:rPr>
        <w:t>S</w:t>
      </w:r>
      <w:r w:rsidR="00171920" w:rsidRPr="00F17213">
        <w:rPr>
          <w:vertAlign w:val="subscript"/>
        </w:rPr>
        <w:t>30</w:t>
      </w:r>
      <w:r w:rsidR="00171920">
        <w:t xml:space="preserve"> </w:t>
      </w:r>
      <w:del w:id="23" w:author="Li, Feng" w:date="2022-05-31T17:08:00Z">
        <w:r w:rsidR="001419EB" w:rsidDel="00495EBF">
          <w:delText xml:space="preserve">that </w:delText>
        </w:r>
      </w:del>
      <w:r w:rsidR="00171920">
        <w:t>is a less effective parameter to capture the site effects in South America</w:t>
      </w:r>
      <w:r w:rsidR="001419EB">
        <w:t xml:space="preserve"> (pers. com. Dr. Abrahamson)</w:t>
      </w:r>
      <w:r w:rsidR="00D73712">
        <w:t xml:space="preserve">. </w:t>
      </w:r>
      <w:ins w:id="24" w:author="Li, Feng" w:date="2022-05-31T17:08:00Z">
        <w:r w:rsidR="001F61FA">
          <w:t xml:space="preserve">Hence the sigma values may include </w:t>
        </w:r>
      </w:ins>
      <w:del w:id="25" w:author="Li, Feng" w:date="2022-05-31T17:08:00Z">
        <w:r w:rsidR="00D73712" w:rsidDel="001F61FA">
          <w:delText>S</w:delText>
        </w:r>
      </w:del>
      <w:ins w:id="26" w:author="Li, Feng" w:date="2022-05-31T17:08:00Z">
        <w:r w:rsidR="001F61FA">
          <w:t>s</w:t>
        </w:r>
      </w:ins>
      <w:r w:rsidR="00D73712">
        <w:t xml:space="preserve">ome </w:t>
      </w:r>
      <w:r w:rsidR="003C3960">
        <w:t>site</w:t>
      </w:r>
      <w:r w:rsidR="00D73712">
        <w:t xml:space="preserve"> effects </w:t>
      </w:r>
      <w:del w:id="27" w:author="Li, Feng" w:date="2022-05-31T17:09:00Z">
        <w:r w:rsidR="003C3960" w:rsidRPr="0066423F" w:rsidDel="00A04B9F">
          <w:rPr>
            <w:highlight w:val="yellow"/>
          </w:rPr>
          <w:delText>were</w:delText>
        </w:r>
        <w:r w:rsidR="00D73712" w:rsidRPr="0066423F" w:rsidDel="00A04B9F">
          <w:rPr>
            <w:highlight w:val="yellow"/>
          </w:rPr>
          <w:delText xml:space="preserve"> ended</w:delText>
        </w:r>
        <w:r w:rsidR="00D73712" w:rsidDel="00A04B9F">
          <w:delText xml:space="preserve"> </w:delText>
        </w:r>
        <w:r w:rsidR="003C3960" w:rsidDel="00A04B9F">
          <w:delText xml:space="preserve">in the sigma </w:delText>
        </w:r>
        <w:commentRangeStart w:id="28"/>
        <w:r w:rsidR="002E01E3" w:rsidDel="00A04B9F">
          <w:delText>values</w:delText>
        </w:r>
        <w:commentRangeEnd w:id="28"/>
        <w:r w:rsidR="00EA40E1" w:rsidDel="00A04B9F">
          <w:rPr>
            <w:rStyle w:val="CommentReference"/>
            <w:rFonts w:eastAsiaTheme="minorHAnsi"/>
            <w:color w:val="000000"/>
          </w:rPr>
          <w:commentReference w:id="28"/>
        </w:r>
      </w:del>
      <w:ins w:id="29" w:author="Li, Feng" w:date="2022-05-31T17:09:00Z">
        <w:r w:rsidR="00A04B9F">
          <w:t xml:space="preserve">not captured by the </w:t>
        </w:r>
        <w:r w:rsidR="00A04B9F" w:rsidRPr="005D0D2A">
          <w:rPr>
            <w:i/>
            <w:iCs/>
          </w:rPr>
          <w:t>V</w:t>
        </w:r>
        <w:r w:rsidR="00A04B9F" w:rsidRPr="005D0D2A">
          <w:rPr>
            <w:i/>
            <w:iCs/>
            <w:vertAlign w:val="subscript"/>
          </w:rPr>
          <w:t>S</w:t>
        </w:r>
        <w:r w:rsidR="00A04B9F" w:rsidRPr="00F17213">
          <w:rPr>
            <w:vertAlign w:val="subscript"/>
          </w:rPr>
          <w:t>30</w:t>
        </w:r>
        <w:r w:rsidR="00A04B9F">
          <w:t xml:space="preserve"> term and may potentially be conservative</w:t>
        </w:r>
      </w:ins>
      <w:r w:rsidR="002E01E3">
        <w:t xml:space="preserve">. </w:t>
      </w:r>
      <w:r w:rsidR="00EA4898">
        <w:t>For this project site, we considered using the sigma predictions from the BCHydro2015 GMMs</w:t>
      </w:r>
      <w:del w:id="30" w:author="Li, Feng" w:date="2022-05-31T17:09:00Z">
        <w:r w:rsidR="000F0614" w:rsidDel="00A04B9F">
          <w:delText xml:space="preserve"> because those from NGA-sub GMMs may potentially be </w:delText>
        </w:r>
        <w:commentRangeStart w:id="31"/>
        <w:r w:rsidR="000F0614" w:rsidDel="00A04B9F">
          <w:delText>conservative</w:delText>
        </w:r>
        <w:commentRangeEnd w:id="31"/>
        <w:r w:rsidR="005E21DF" w:rsidDel="00A04B9F">
          <w:rPr>
            <w:rStyle w:val="CommentReference"/>
            <w:rFonts w:eastAsiaTheme="minorHAnsi"/>
            <w:color w:val="000000"/>
          </w:rPr>
          <w:commentReference w:id="31"/>
        </w:r>
      </w:del>
      <w:r w:rsidR="00BB0CF1">
        <w:t xml:space="preserve">. </w:t>
      </w:r>
    </w:p>
    <w:p w14:paraId="5F2EF5FE" w14:textId="56426EC6" w:rsidR="00F65B8D" w:rsidRDefault="00D7675B" w:rsidP="00933895">
      <w:pPr>
        <w:rPr>
          <w:highlight w:val="yellow"/>
        </w:rPr>
      </w:pPr>
      <w:r>
        <w:rPr>
          <w:noProof/>
        </w:rPr>
        <w:drawing>
          <wp:inline distT="0" distB="0" distL="0" distR="0" wp14:anchorId="3D7F27E1" wp14:editId="4CBF72E6">
            <wp:extent cx="3291840" cy="3291840"/>
            <wp:effectExtent l="0" t="0" r="381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r w:rsidR="002D5EB7">
        <w:rPr>
          <w:noProof/>
        </w:rPr>
        <w:drawing>
          <wp:inline distT="0" distB="0" distL="0" distR="0" wp14:anchorId="021F4C2C" wp14:editId="5F99EC2F">
            <wp:extent cx="2952362" cy="3291840"/>
            <wp:effectExtent l="0" t="0" r="635"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313"/>
                    <a:stretch/>
                  </pic:blipFill>
                  <pic:spPr bwMode="auto">
                    <a:xfrm>
                      <a:off x="0" y="0"/>
                      <a:ext cx="2952362"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4DA096AB" w14:textId="1E1EFF73" w:rsidR="00062E23" w:rsidRPr="00EE22B7" w:rsidRDefault="00062E23" w:rsidP="00CC7EB6">
      <w:pPr>
        <w:pStyle w:val="CaptionFigures"/>
        <w:rPr>
          <w:highlight w:val="yellow"/>
        </w:rPr>
      </w:pPr>
      <w:bookmarkStart w:id="32" w:name="_Ref104287963"/>
      <w:r>
        <w:t xml:space="preserve">Figure </w:t>
      </w:r>
      <w:r>
        <w:fldChar w:fldCharType="begin"/>
      </w:r>
      <w:r>
        <w:instrText xml:space="preserve"> SEQ Figure \* ARABIC </w:instrText>
      </w:r>
      <w:r>
        <w:fldChar w:fldCharType="separate"/>
      </w:r>
      <w:r w:rsidR="00D04CF5">
        <w:rPr>
          <w:noProof/>
        </w:rPr>
        <w:t>3</w:t>
      </w:r>
      <w:r>
        <w:fldChar w:fldCharType="end"/>
      </w:r>
      <w:bookmarkEnd w:id="32"/>
      <w:r>
        <w:t xml:space="preserve">: Sigma from Selected GMMs for an (Left) Mw 8 and (Right) Mw9.4 Interface Earthquake at 100 km Rupture Distance. </w:t>
      </w:r>
    </w:p>
    <w:p w14:paraId="7C58A999" w14:textId="2CFAAC62" w:rsidR="00933895" w:rsidRPr="000F0614" w:rsidRDefault="00933895" w:rsidP="00933895">
      <w:pPr>
        <w:pStyle w:val="Heading3"/>
        <w:numPr>
          <w:ilvl w:val="2"/>
          <w:numId w:val="19"/>
        </w:numPr>
      </w:pPr>
      <w:r w:rsidRPr="000F0614">
        <w:t>Results for In</w:t>
      </w:r>
      <w:r w:rsidR="005E21DF">
        <w:t>-</w:t>
      </w:r>
      <w:r w:rsidRPr="000F0614">
        <w:t xml:space="preserve">slab Earthquakes </w:t>
      </w:r>
    </w:p>
    <w:p w14:paraId="706F4F1C" w14:textId="06248A08" w:rsidR="00933895" w:rsidRDefault="00F51E94" w:rsidP="00933895">
      <w:pPr>
        <w:pStyle w:val="Bullets"/>
        <w:numPr>
          <w:ilvl w:val="0"/>
          <w:numId w:val="0"/>
        </w:numPr>
      </w:pPr>
      <w:r>
        <w:fldChar w:fldCharType="begin"/>
      </w:r>
      <w:r>
        <w:instrText xml:space="preserve"> REF _Ref104289200 \h </w:instrText>
      </w:r>
      <w:r>
        <w:fldChar w:fldCharType="separate"/>
      </w:r>
      <w:r w:rsidR="00D04CF5">
        <w:t xml:space="preserve">Figure </w:t>
      </w:r>
      <w:r w:rsidR="00D04CF5">
        <w:rPr>
          <w:noProof/>
        </w:rPr>
        <w:t>4</w:t>
      </w:r>
      <w:r>
        <w:fldChar w:fldCharType="end"/>
      </w:r>
      <w:r>
        <w:t xml:space="preserve"> and </w:t>
      </w:r>
      <w:r>
        <w:fldChar w:fldCharType="begin"/>
      </w:r>
      <w:r>
        <w:instrText xml:space="preserve"> REF _Ref104289202 \h </w:instrText>
      </w:r>
      <w:r>
        <w:fldChar w:fldCharType="separate"/>
      </w:r>
      <w:r w:rsidR="00D04CF5">
        <w:t xml:space="preserve">Figure </w:t>
      </w:r>
      <w:r w:rsidR="00D04CF5">
        <w:rPr>
          <w:noProof/>
        </w:rPr>
        <w:t>5</w:t>
      </w:r>
      <w:r>
        <w:fldChar w:fldCharType="end"/>
      </w:r>
      <w:r>
        <w:t xml:space="preserve"> </w:t>
      </w:r>
      <w:r w:rsidR="00933895" w:rsidRPr="000F0614">
        <w:t>show the same comparison for in</w:t>
      </w:r>
      <w:r w:rsidR="005E21DF">
        <w:t>-</w:t>
      </w:r>
      <w:r w:rsidR="00933895" w:rsidRPr="000F0614">
        <w:t xml:space="preserve">slab earthquakes. </w:t>
      </w:r>
      <w:r w:rsidR="00CC7EB6" w:rsidRPr="000F0614">
        <w:t>The medians predicted using NGA-Sub GMMs are generally similar to those predicted using pre-NGA GMMs</w:t>
      </w:r>
      <w:r w:rsidR="003F4280">
        <w:t xml:space="preserve"> for Mw 6 and </w:t>
      </w:r>
      <w:r w:rsidR="005E21DF">
        <w:t xml:space="preserve">Mw </w:t>
      </w:r>
      <w:r w:rsidR="003F4280">
        <w:t>7 earthquakes</w:t>
      </w:r>
      <w:r w:rsidR="00CC7EB6" w:rsidRPr="000F0614">
        <w:t xml:space="preserve">. </w:t>
      </w:r>
      <w:r w:rsidR="00EC0F82">
        <w:t>For Mw 8 or greater earthquakes, ZEA06 predicts significantly greater median</w:t>
      </w:r>
      <w:r w:rsidR="005E21DF">
        <w:t xml:space="preserve"> values</w:t>
      </w:r>
      <w:r w:rsidR="00EC0F82">
        <w:t xml:space="preserve"> at all periods; </w:t>
      </w:r>
      <w:del w:id="33" w:author="Clarke, Nathan" w:date="2022-06-21T17:45:00Z">
        <w:r w:rsidR="00EC0F82" w:rsidDel="00D86ADA">
          <w:delText>PSBAH</w:delText>
        </w:r>
      </w:del>
      <w:ins w:id="34" w:author="Clarke, Nathan" w:date="2022-06-21T17:45:00Z">
        <w:r w:rsidR="00D86ADA">
          <w:t>PSHAB</w:t>
        </w:r>
      </w:ins>
      <w:r w:rsidR="00EC0F82">
        <w:t xml:space="preserve"> </w:t>
      </w:r>
      <w:r w:rsidR="00172B08">
        <w:t xml:space="preserve">predicts </w:t>
      </w:r>
      <w:r w:rsidR="00172B08">
        <w:lastRenderedPageBreak/>
        <w:t>significantly greater medians at short periods up to 0.2 s</w:t>
      </w:r>
      <w:r w:rsidR="00DB3975">
        <w:t>;</w:t>
      </w:r>
      <w:r w:rsidR="00EC0F82">
        <w:t xml:space="preserve"> </w:t>
      </w:r>
      <w:r w:rsidR="00172B08">
        <w:t>MEA17</w:t>
      </w:r>
      <w:r w:rsidR="00DB3975">
        <w:t>’s predictions are significantly lower between 0.2 and 1.0 s.</w:t>
      </w:r>
      <w:r w:rsidR="00172B08">
        <w:t xml:space="preserve"> </w:t>
      </w:r>
    </w:p>
    <w:p w14:paraId="6032B1A5" w14:textId="02AE2A0F" w:rsidR="006416F4" w:rsidRDefault="006416F4" w:rsidP="00933895">
      <w:pPr>
        <w:pStyle w:val="Bullets"/>
        <w:numPr>
          <w:ilvl w:val="0"/>
          <w:numId w:val="0"/>
        </w:numPr>
      </w:pPr>
      <w:r>
        <w:rPr>
          <w:noProof/>
        </w:rPr>
        <w:drawing>
          <wp:inline distT="0" distB="0" distL="0" distR="0" wp14:anchorId="6AE7B0BB" wp14:editId="36F633EB">
            <wp:extent cx="3291840" cy="3291840"/>
            <wp:effectExtent l="0" t="0" r="3810" b="3810"/>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r w:rsidR="00CC516C" w:rsidRPr="00CC516C">
        <w:t xml:space="preserve"> </w:t>
      </w:r>
      <w:r w:rsidR="00CC516C">
        <w:rPr>
          <w:noProof/>
        </w:rPr>
        <w:drawing>
          <wp:inline distT="0" distB="0" distL="0" distR="0" wp14:anchorId="6C4A328B" wp14:editId="0E661335">
            <wp:extent cx="2945387" cy="3291343"/>
            <wp:effectExtent l="0" t="0" r="7620" b="4445"/>
            <wp:docPr id="20" name="Picture 20"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511" r="-1"/>
                    <a:stretch/>
                  </pic:blipFill>
                  <pic:spPr bwMode="auto">
                    <a:xfrm>
                      <a:off x="0" y="0"/>
                      <a:ext cx="2945831"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2C9BE1AA" w14:textId="24EE76E0" w:rsidR="00CC516C" w:rsidRDefault="00CC516C" w:rsidP="00CC516C">
      <w:pPr>
        <w:pStyle w:val="CaptionFigures"/>
      </w:pPr>
      <w:bookmarkStart w:id="35" w:name="_Ref104289200"/>
      <w:r>
        <w:t xml:space="preserve">Figure </w:t>
      </w:r>
      <w:r>
        <w:fldChar w:fldCharType="begin"/>
      </w:r>
      <w:r>
        <w:instrText xml:space="preserve"> SEQ Figure \* ARABIC </w:instrText>
      </w:r>
      <w:r>
        <w:fldChar w:fldCharType="separate"/>
      </w:r>
      <w:r w:rsidR="00D04CF5">
        <w:rPr>
          <w:noProof/>
        </w:rPr>
        <w:t>4</w:t>
      </w:r>
      <w:r>
        <w:fldChar w:fldCharType="end"/>
      </w:r>
      <w:bookmarkEnd w:id="35"/>
      <w:r>
        <w:t xml:space="preserve">: Median Acceleration Response Spectra </w:t>
      </w:r>
      <w:r w:rsidR="008068A4">
        <w:t xml:space="preserve">(5%-damped) </w:t>
      </w:r>
      <w:r>
        <w:t>from Selected GMMs for an (Left) Mw 6 and (Right) Mw7 In</w:t>
      </w:r>
      <w:r w:rsidR="008068A4">
        <w:t>-</w:t>
      </w:r>
      <w:r>
        <w:t xml:space="preserve">slab Earthquake at </w:t>
      </w:r>
      <w:r w:rsidR="00A56591">
        <w:t>85</w:t>
      </w:r>
      <w:r>
        <w:t xml:space="preserve"> km Rupture Distance. </w:t>
      </w:r>
    </w:p>
    <w:p w14:paraId="7CA43E1C" w14:textId="07D28B3E" w:rsidR="006161EA" w:rsidRDefault="006161EA" w:rsidP="00933895">
      <w:pPr>
        <w:pStyle w:val="Bullets"/>
        <w:numPr>
          <w:ilvl w:val="0"/>
          <w:numId w:val="0"/>
        </w:numPr>
      </w:pPr>
      <w:r>
        <w:rPr>
          <w:noProof/>
        </w:rPr>
        <w:drawing>
          <wp:inline distT="0" distB="0" distL="0" distR="0" wp14:anchorId="0A3F9976" wp14:editId="229A7BC3">
            <wp:extent cx="3291840" cy="3291840"/>
            <wp:effectExtent l="0" t="0" r="3810" b="3810"/>
            <wp:docPr id="17" name="Picture 1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r w:rsidR="00AE6690" w:rsidRPr="00AE6690">
        <w:t xml:space="preserve"> </w:t>
      </w:r>
      <w:r w:rsidR="00AE6690">
        <w:rPr>
          <w:noProof/>
        </w:rPr>
        <w:drawing>
          <wp:inline distT="0" distB="0" distL="0" distR="0" wp14:anchorId="248E0FFE" wp14:editId="773A6153">
            <wp:extent cx="2964386" cy="3291840"/>
            <wp:effectExtent l="0" t="0" r="7620" b="3810"/>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47"/>
                    <a:stretch/>
                  </pic:blipFill>
                  <pic:spPr bwMode="auto">
                    <a:xfrm>
                      <a:off x="0" y="0"/>
                      <a:ext cx="2964386"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02415CEE" w14:textId="7C871665" w:rsidR="00AE6690" w:rsidRDefault="00AE6690" w:rsidP="00AE6690">
      <w:pPr>
        <w:pStyle w:val="CaptionFigures"/>
      </w:pPr>
      <w:bookmarkStart w:id="36" w:name="_Ref104289202"/>
      <w:r>
        <w:lastRenderedPageBreak/>
        <w:t xml:space="preserve">Figure </w:t>
      </w:r>
      <w:r>
        <w:fldChar w:fldCharType="begin"/>
      </w:r>
      <w:r>
        <w:instrText xml:space="preserve"> SEQ Figure \* ARABIC </w:instrText>
      </w:r>
      <w:r>
        <w:fldChar w:fldCharType="separate"/>
      </w:r>
      <w:r w:rsidR="00D04CF5">
        <w:rPr>
          <w:noProof/>
        </w:rPr>
        <w:t>5</w:t>
      </w:r>
      <w:r>
        <w:fldChar w:fldCharType="end"/>
      </w:r>
      <w:bookmarkEnd w:id="36"/>
      <w:r>
        <w:t xml:space="preserve">: Median Acceleration Response Spectra </w:t>
      </w:r>
      <w:r w:rsidR="008068A4">
        <w:t xml:space="preserve">(5%-damped) </w:t>
      </w:r>
      <w:r>
        <w:t>from Selected GMMs for an (Left) Mw 8 and (Right) Mw8.4 In</w:t>
      </w:r>
      <w:r w:rsidR="008068A4">
        <w:t>-</w:t>
      </w:r>
      <w:r>
        <w:t xml:space="preserve">slab Earthquake at </w:t>
      </w:r>
      <w:r w:rsidR="00A56591">
        <w:t>85</w:t>
      </w:r>
      <w:r>
        <w:t xml:space="preserve"> km Rupture Distance. </w:t>
      </w:r>
    </w:p>
    <w:p w14:paraId="33348E3C" w14:textId="77777777" w:rsidR="00AE6690" w:rsidRPr="000F0614" w:rsidRDefault="00AE6690" w:rsidP="00933895">
      <w:pPr>
        <w:pStyle w:val="Bullets"/>
        <w:numPr>
          <w:ilvl w:val="0"/>
          <w:numId w:val="0"/>
        </w:numPr>
      </w:pPr>
    </w:p>
    <w:p w14:paraId="4FB208A4" w14:textId="627A8D3F" w:rsidR="00D3296B" w:rsidRDefault="002E5EDF" w:rsidP="00D3296B">
      <w:pPr>
        <w:pStyle w:val="Bullets"/>
        <w:numPr>
          <w:ilvl w:val="0"/>
          <w:numId w:val="0"/>
        </w:numPr>
      </w:pPr>
      <w:r>
        <w:fldChar w:fldCharType="begin"/>
      </w:r>
      <w:r>
        <w:instrText xml:space="preserve"> REF _Ref104289200 \h </w:instrText>
      </w:r>
      <w:r>
        <w:fldChar w:fldCharType="separate"/>
      </w:r>
      <w:r w:rsidR="00D04CF5">
        <w:t xml:space="preserve">Figure </w:t>
      </w:r>
      <w:r w:rsidR="00D04CF5">
        <w:rPr>
          <w:noProof/>
        </w:rPr>
        <w:t>4</w:t>
      </w:r>
      <w:r>
        <w:fldChar w:fldCharType="end"/>
      </w:r>
      <w:r>
        <w:t xml:space="preserve"> and </w:t>
      </w:r>
      <w:r>
        <w:fldChar w:fldCharType="begin"/>
      </w:r>
      <w:r>
        <w:instrText xml:space="preserve"> REF _Ref104289202 \h </w:instrText>
      </w:r>
      <w:r>
        <w:fldChar w:fldCharType="separate"/>
      </w:r>
      <w:r w:rsidR="00D04CF5">
        <w:t xml:space="preserve">Figure </w:t>
      </w:r>
      <w:r w:rsidR="00D04CF5">
        <w:rPr>
          <w:noProof/>
        </w:rPr>
        <w:t>5</w:t>
      </w:r>
      <w:r>
        <w:fldChar w:fldCharType="end"/>
      </w:r>
      <w:r>
        <w:t xml:space="preserve"> also </w:t>
      </w:r>
      <w:r w:rsidRPr="000F0614">
        <w:t xml:space="preserve">show </w:t>
      </w:r>
      <w:r>
        <w:t>t</w:t>
      </w:r>
      <w:r w:rsidR="00D3296B" w:rsidRPr="000F0614">
        <w:t xml:space="preserve">he </w:t>
      </w:r>
      <w:r w:rsidR="009E5E45">
        <w:t xml:space="preserve">GMM </w:t>
      </w:r>
      <w:r w:rsidR="00D3296B" w:rsidRPr="000F0614">
        <w:t>model-to-model variation is significantly greater for in</w:t>
      </w:r>
      <w:r w:rsidR="009E5E45">
        <w:t>-</w:t>
      </w:r>
      <w:r w:rsidR="00D3296B" w:rsidRPr="000F0614">
        <w:t>slab earthquakes compared to that for interface earthquakes. This result is expected as there are less empirical data available for in</w:t>
      </w:r>
      <w:r w:rsidR="009E5E45">
        <w:t>-</w:t>
      </w:r>
      <w:r w:rsidR="00D3296B" w:rsidRPr="000F0614">
        <w:t>slab earthquakes.</w:t>
      </w:r>
    </w:p>
    <w:p w14:paraId="2208646E" w14:textId="56D6C690" w:rsidR="002E5EDF" w:rsidRDefault="002E5EDF" w:rsidP="00634871">
      <w:r>
        <w:fldChar w:fldCharType="begin"/>
      </w:r>
      <w:r>
        <w:instrText xml:space="preserve"> REF _Ref104299378 \h </w:instrText>
      </w:r>
      <w:r>
        <w:fldChar w:fldCharType="separate"/>
      </w:r>
      <w:r w:rsidR="00D04CF5">
        <w:t xml:space="preserve">Figure </w:t>
      </w:r>
      <w:r w:rsidR="00D04CF5">
        <w:rPr>
          <w:noProof/>
        </w:rPr>
        <w:t>6</w:t>
      </w:r>
      <w:r>
        <w:fldChar w:fldCharType="end"/>
      </w:r>
      <w:r>
        <w:t xml:space="preserve"> </w:t>
      </w:r>
      <w:r w:rsidRPr="00537353">
        <w:t xml:space="preserve">shows the sigma </w:t>
      </w:r>
      <w:r w:rsidRPr="00022520">
        <w:t xml:space="preserve">predictions from selected GMMs. The sigma values of NGA-Sub GMMs are generally greater than those of pre-NGA GMMs. The sigma values from ZEA06 and BCHydro2015 GMMs are generally similar. Note the sigma values from ZEA06 drop dramatically at 5 seconds </w:t>
      </w:r>
      <w:r w:rsidR="009E5E45">
        <w:t>as</w:t>
      </w:r>
      <w:r w:rsidRPr="00022520">
        <w:t xml:space="preserve"> an artifact that ZEA06 predicts sigma </w:t>
      </w:r>
      <w:r w:rsidR="009E5E45">
        <w:t xml:space="preserve">only </w:t>
      </w:r>
      <w:r w:rsidRPr="00022520">
        <w:t xml:space="preserve">up to 5 seconds. </w:t>
      </w:r>
      <w:r w:rsidR="00634871">
        <w:t>T</w:t>
      </w:r>
      <w:r>
        <w:t xml:space="preserve">he greater sigma values from NGA-sub GMMs may be </w:t>
      </w:r>
      <w:r w:rsidR="009E5E45">
        <w:t>for</w:t>
      </w:r>
      <w:r>
        <w:t xml:space="preserve"> </w:t>
      </w:r>
      <w:r w:rsidR="00634871">
        <w:t>the same reason as discussed for the interface earthquakes</w:t>
      </w:r>
      <w:r>
        <w:t xml:space="preserve">. </w:t>
      </w:r>
    </w:p>
    <w:p w14:paraId="7FD32434" w14:textId="57894772" w:rsidR="00D3296B" w:rsidRDefault="00D973EA" w:rsidP="00933895">
      <w:r>
        <w:rPr>
          <w:noProof/>
        </w:rPr>
        <w:drawing>
          <wp:inline distT="0" distB="0" distL="0" distR="0" wp14:anchorId="2ACA6D0C" wp14:editId="3235696F">
            <wp:extent cx="3291840" cy="3291840"/>
            <wp:effectExtent l="0" t="0" r="381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r>
        <w:rPr>
          <w:noProof/>
        </w:rPr>
        <w:drawing>
          <wp:inline distT="0" distB="0" distL="0" distR="0" wp14:anchorId="30CA282D" wp14:editId="624DA394">
            <wp:extent cx="2956280" cy="3291840"/>
            <wp:effectExtent l="0" t="0" r="0"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193"/>
                    <a:stretch/>
                  </pic:blipFill>
                  <pic:spPr bwMode="auto">
                    <a:xfrm>
                      <a:off x="0" y="0"/>
                      <a:ext cx="295628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06940DF0" w14:textId="2082B027" w:rsidR="00D973EA" w:rsidRPr="00EE22B7" w:rsidRDefault="00D973EA" w:rsidP="00D973EA">
      <w:pPr>
        <w:pStyle w:val="CaptionFigures"/>
        <w:rPr>
          <w:highlight w:val="yellow"/>
        </w:rPr>
      </w:pPr>
      <w:bookmarkStart w:id="37" w:name="_Ref104299378"/>
      <w:r>
        <w:t xml:space="preserve">Figure </w:t>
      </w:r>
      <w:r>
        <w:fldChar w:fldCharType="begin"/>
      </w:r>
      <w:r>
        <w:instrText xml:space="preserve"> SEQ Figure \* ARABIC </w:instrText>
      </w:r>
      <w:r>
        <w:fldChar w:fldCharType="separate"/>
      </w:r>
      <w:r w:rsidR="00D04CF5">
        <w:rPr>
          <w:noProof/>
        </w:rPr>
        <w:t>6</w:t>
      </w:r>
      <w:r>
        <w:fldChar w:fldCharType="end"/>
      </w:r>
      <w:bookmarkEnd w:id="37"/>
      <w:r>
        <w:t>: Sigma from Selected GMMs for an (Left) Mw7 and (Right) Mw8.4 In</w:t>
      </w:r>
      <w:r w:rsidR="009E5E45">
        <w:t>-</w:t>
      </w:r>
      <w:r>
        <w:t xml:space="preserve">slab Earthquake at 85 km Rupture Distance. </w:t>
      </w:r>
    </w:p>
    <w:p w14:paraId="63A63B51" w14:textId="730415F7" w:rsidR="00933895" w:rsidRPr="00EE22B7" w:rsidRDefault="00933895" w:rsidP="00933895">
      <w:pPr>
        <w:rPr>
          <w:highlight w:val="yellow"/>
        </w:rPr>
      </w:pPr>
      <w:r w:rsidRPr="00EE22B7">
        <w:rPr>
          <w:highlight w:val="yellow"/>
        </w:rPr>
        <w:t xml:space="preserve"> </w:t>
      </w:r>
    </w:p>
    <w:p w14:paraId="20E974E0" w14:textId="05659FF3" w:rsidR="0077415B" w:rsidRPr="005A31B9" w:rsidRDefault="008960A0" w:rsidP="0077415B">
      <w:pPr>
        <w:pStyle w:val="Heading1"/>
        <w:numPr>
          <w:ilvl w:val="0"/>
          <w:numId w:val="19"/>
        </w:numPr>
      </w:pPr>
      <w:r>
        <w:t>GMM Selection and Weighting</w:t>
      </w:r>
    </w:p>
    <w:p w14:paraId="25736C61" w14:textId="284E85E9" w:rsidR="00FE1C04" w:rsidRDefault="0077415B" w:rsidP="0072308A">
      <w:r w:rsidRPr="005A31B9">
        <w:t xml:space="preserve">We used the qualitative comparison presented in Section 2 above to </w:t>
      </w:r>
      <w:r w:rsidR="009C31F5">
        <w:t>select and weight GMMs</w:t>
      </w:r>
      <w:r w:rsidRPr="005A31B9">
        <w:t xml:space="preserve"> for this project. </w:t>
      </w:r>
      <w:r w:rsidR="00D04CF5">
        <w:fldChar w:fldCharType="begin"/>
      </w:r>
      <w:r w:rsidR="00D04CF5">
        <w:instrText xml:space="preserve"> REF _Ref104908486 \h </w:instrText>
      </w:r>
      <w:r w:rsidR="00D04CF5">
        <w:fldChar w:fldCharType="separate"/>
      </w:r>
      <w:r w:rsidR="00D04CF5">
        <w:t xml:space="preserve">Figure </w:t>
      </w:r>
      <w:r w:rsidR="00D04CF5">
        <w:rPr>
          <w:noProof/>
        </w:rPr>
        <w:t>7</w:t>
      </w:r>
      <w:r w:rsidR="00D04CF5">
        <w:fldChar w:fldCharType="end"/>
      </w:r>
      <w:r w:rsidR="00D04CF5">
        <w:t xml:space="preserve"> and </w:t>
      </w:r>
      <w:r w:rsidR="00D04CF5">
        <w:fldChar w:fldCharType="begin"/>
      </w:r>
      <w:r w:rsidR="00D04CF5">
        <w:instrText xml:space="preserve"> REF _Ref104908488 \h </w:instrText>
      </w:r>
      <w:r w:rsidR="00D04CF5">
        <w:fldChar w:fldCharType="separate"/>
      </w:r>
      <w:r w:rsidR="00D04CF5">
        <w:t xml:space="preserve">Figure </w:t>
      </w:r>
      <w:r w:rsidR="00D04CF5">
        <w:rPr>
          <w:noProof/>
        </w:rPr>
        <w:t>8</w:t>
      </w:r>
      <w:r w:rsidR="00D04CF5">
        <w:fldChar w:fldCharType="end"/>
      </w:r>
      <w:r w:rsidR="009C31F5">
        <w:fldChar w:fldCharType="begin"/>
      </w:r>
      <w:r w:rsidR="009C31F5">
        <w:instrText xml:space="preserve"> REF _Ref104299851 \h </w:instrText>
      </w:r>
      <w:r w:rsidR="009C31F5">
        <w:fldChar w:fldCharType="end"/>
      </w:r>
      <w:r w:rsidR="009C31F5">
        <w:t xml:space="preserve"> </w:t>
      </w:r>
      <w:r w:rsidR="00D04CF5">
        <w:t xml:space="preserve">show </w:t>
      </w:r>
      <w:r w:rsidR="009C31F5">
        <w:t xml:space="preserve">the selected </w:t>
      </w:r>
      <w:r w:rsidR="00562B7E">
        <w:t xml:space="preserve">median </w:t>
      </w:r>
      <w:r w:rsidR="009C31F5">
        <w:t xml:space="preserve">GMMs and associated weights. </w:t>
      </w:r>
      <w:bookmarkStart w:id="38" w:name="bkTemp"/>
      <w:bookmarkEnd w:id="38"/>
      <w:r w:rsidR="00AD2361">
        <w:t xml:space="preserve">We recommend </w:t>
      </w:r>
      <w:r w:rsidR="004401C6">
        <w:t>using</w:t>
      </w:r>
      <w:r w:rsidR="00AD2361">
        <w:t xml:space="preserve"> </w:t>
      </w:r>
      <w:r w:rsidR="00696F06">
        <w:t xml:space="preserve">the </w:t>
      </w:r>
      <w:r w:rsidR="00D04CF5">
        <w:t xml:space="preserve">AEA16 (a.k.a. </w:t>
      </w:r>
      <w:r w:rsidR="00696F06">
        <w:t>BCHydro2015</w:t>
      </w:r>
      <w:r w:rsidR="00D04CF5">
        <w:t>)</w:t>
      </w:r>
      <w:r w:rsidR="00696F06">
        <w:t xml:space="preserve"> sigma model </w:t>
      </w:r>
      <w:r w:rsidR="004401C6">
        <w:t xml:space="preserve">as the preferred model and </w:t>
      </w:r>
      <w:r w:rsidR="00D46F72">
        <w:rPr>
          <w:rFonts w:cs="Arial"/>
        </w:rPr>
        <w:t>±</w:t>
      </w:r>
      <w:r w:rsidR="00D46F72">
        <w:t xml:space="preserve">0.1 natural log units </w:t>
      </w:r>
      <w:r w:rsidR="004401C6">
        <w:t>as the lower</w:t>
      </w:r>
      <w:r w:rsidR="0060433A">
        <w:t>-</w:t>
      </w:r>
      <w:r w:rsidR="004401C6">
        <w:t xml:space="preserve"> and upper</w:t>
      </w:r>
      <w:r w:rsidR="0060433A">
        <w:t>-</w:t>
      </w:r>
      <w:r w:rsidR="004401C6">
        <w:t xml:space="preserve">bound models. </w:t>
      </w:r>
    </w:p>
    <w:p w14:paraId="564F1CAC" w14:textId="02882E5A" w:rsidR="0072308A" w:rsidRDefault="0072308A" w:rsidP="0072308A"/>
    <w:p w14:paraId="3D66F442" w14:textId="6B1311EF" w:rsidR="000067A3" w:rsidRDefault="00E86815" w:rsidP="0072308A">
      <w:r>
        <w:rPr>
          <w:noProof/>
        </w:rPr>
        <w:lastRenderedPageBreak/>
        <w:drawing>
          <wp:inline distT="0" distB="0" distL="0" distR="0" wp14:anchorId="16196B4B" wp14:editId="40F14F4F">
            <wp:extent cx="4530814" cy="1654810"/>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1820"/>
                    <a:stretch/>
                  </pic:blipFill>
                  <pic:spPr bwMode="auto">
                    <a:xfrm>
                      <a:off x="0" y="0"/>
                      <a:ext cx="4531509" cy="1655064"/>
                    </a:xfrm>
                    <a:prstGeom prst="rect">
                      <a:avLst/>
                    </a:prstGeom>
                    <a:noFill/>
                    <a:ln>
                      <a:noFill/>
                    </a:ln>
                    <a:extLst>
                      <a:ext uri="{53640926-AAD7-44D8-BBD7-CCE9431645EC}">
                        <a14:shadowObscured xmlns:a14="http://schemas.microsoft.com/office/drawing/2010/main"/>
                      </a:ext>
                    </a:extLst>
                  </pic:spPr>
                </pic:pic>
              </a:graphicData>
            </a:graphic>
          </wp:inline>
        </w:drawing>
      </w:r>
    </w:p>
    <w:p w14:paraId="62D3C6B6" w14:textId="345952B1" w:rsidR="00B31674" w:rsidRPr="00EE22B7" w:rsidRDefault="00B31674" w:rsidP="00B31674">
      <w:pPr>
        <w:pStyle w:val="CaptionFigures"/>
        <w:rPr>
          <w:highlight w:val="yellow"/>
        </w:rPr>
      </w:pPr>
      <w:bookmarkStart w:id="39" w:name="_Ref104908486"/>
      <w:r>
        <w:t xml:space="preserve">Figure </w:t>
      </w:r>
      <w:r>
        <w:fldChar w:fldCharType="begin"/>
      </w:r>
      <w:r>
        <w:instrText xml:space="preserve"> SEQ Figure \* ARABIC </w:instrText>
      </w:r>
      <w:r>
        <w:fldChar w:fldCharType="separate"/>
      </w:r>
      <w:r w:rsidR="00D04CF5">
        <w:rPr>
          <w:noProof/>
        </w:rPr>
        <w:t>7</w:t>
      </w:r>
      <w:r>
        <w:fldChar w:fldCharType="end"/>
      </w:r>
      <w:bookmarkEnd w:id="39"/>
      <w:r>
        <w:t>: Ground Motion</w:t>
      </w:r>
      <w:r w:rsidRPr="00CE062E">
        <w:t xml:space="preserve"> Model</w:t>
      </w:r>
      <w:r>
        <w:t xml:space="preserve"> Logic Tree</w:t>
      </w:r>
      <w:r w:rsidRPr="00CE062E">
        <w:t xml:space="preserve"> for Interface Earthquake</w:t>
      </w:r>
      <w:r>
        <w:t>s.</w:t>
      </w:r>
    </w:p>
    <w:p w14:paraId="37DE887B" w14:textId="302E88BF" w:rsidR="00E86815" w:rsidRDefault="002B2F6E" w:rsidP="00E86815">
      <w:r>
        <w:rPr>
          <w:noProof/>
        </w:rPr>
        <w:drawing>
          <wp:inline distT="0" distB="0" distL="0" distR="0" wp14:anchorId="26F14BF8" wp14:editId="0F3B4C12">
            <wp:extent cx="4434840" cy="203911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840" cy="2039112"/>
                    </a:xfrm>
                    <a:prstGeom prst="rect">
                      <a:avLst/>
                    </a:prstGeom>
                    <a:noFill/>
                    <a:ln>
                      <a:noFill/>
                    </a:ln>
                  </pic:spPr>
                </pic:pic>
              </a:graphicData>
            </a:graphic>
          </wp:inline>
        </w:drawing>
      </w:r>
    </w:p>
    <w:p w14:paraId="6F26A80E" w14:textId="48760C34" w:rsidR="00E86815" w:rsidRPr="00EE22B7" w:rsidRDefault="00E86815" w:rsidP="00E86815">
      <w:pPr>
        <w:pStyle w:val="CaptionFigures"/>
        <w:rPr>
          <w:highlight w:val="yellow"/>
        </w:rPr>
      </w:pPr>
      <w:bookmarkStart w:id="40" w:name="_Ref104908488"/>
      <w:r>
        <w:t xml:space="preserve">Figure </w:t>
      </w:r>
      <w:r>
        <w:fldChar w:fldCharType="begin"/>
      </w:r>
      <w:r>
        <w:instrText xml:space="preserve"> SEQ Figure \* ARABIC </w:instrText>
      </w:r>
      <w:r>
        <w:fldChar w:fldCharType="separate"/>
      </w:r>
      <w:r w:rsidR="00D04CF5">
        <w:rPr>
          <w:noProof/>
        </w:rPr>
        <w:t>8</w:t>
      </w:r>
      <w:r>
        <w:fldChar w:fldCharType="end"/>
      </w:r>
      <w:bookmarkEnd w:id="40"/>
      <w:r>
        <w:t>: Ground Motion</w:t>
      </w:r>
      <w:r w:rsidRPr="00CE062E">
        <w:t xml:space="preserve"> Model</w:t>
      </w:r>
      <w:r>
        <w:t xml:space="preserve"> Logic Tree</w:t>
      </w:r>
      <w:r w:rsidRPr="00CE062E">
        <w:t xml:space="preserve"> for </w:t>
      </w:r>
      <w:r w:rsidR="00553A9E">
        <w:t>In-slab</w:t>
      </w:r>
      <w:r w:rsidRPr="00CE062E">
        <w:t xml:space="preserve"> Earthquake</w:t>
      </w:r>
      <w:r>
        <w:t>s.</w:t>
      </w:r>
    </w:p>
    <w:p w14:paraId="6AE70A73" w14:textId="77777777" w:rsidR="00B31674" w:rsidRPr="005A31B9" w:rsidRDefault="00B31674" w:rsidP="0072308A"/>
    <w:p w14:paraId="35472675" w14:textId="6085509F" w:rsidR="0077415B" w:rsidRPr="00205528" w:rsidRDefault="0077415B" w:rsidP="0077415B">
      <w:pPr>
        <w:pStyle w:val="Heading2"/>
        <w:numPr>
          <w:ilvl w:val="1"/>
          <w:numId w:val="19"/>
        </w:numPr>
      </w:pPr>
      <w:r w:rsidRPr="00205528">
        <w:t>GMM Selection and Weight</w:t>
      </w:r>
      <w:r w:rsidR="00205528" w:rsidRPr="00205528">
        <w:t>ing Considerations</w:t>
      </w:r>
    </w:p>
    <w:p w14:paraId="059B313F" w14:textId="01119269" w:rsidR="0077415B" w:rsidRPr="00205528" w:rsidRDefault="0077415B" w:rsidP="0077415B">
      <w:r w:rsidRPr="00205528">
        <w:t xml:space="preserve">We selected and weighted GMMs </w:t>
      </w:r>
      <w:r w:rsidR="003A3E1C">
        <w:t>with</w:t>
      </w:r>
      <w:r w:rsidRPr="00205528">
        <w:t xml:space="preserve"> the following considerations:</w:t>
      </w:r>
    </w:p>
    <w:p w14:paraId="431AEB89" w14:textId="77777777" w:rsidR="00E645DA" w:rsidRDefault="0077415B" w:rsidP="0077415B">
      <w:pPr>
        <w:pStyle w:val="Bullets"/>
        <w:numPr>
          <w:ilvl w:val="0"/>
          <w:numId w:val="15"/>
        </w:numPr>
        <w:tabs>
          <w:tab w:val="num" w:pos="454"/>
        </w:tabs>
        <w:ind w:left="454" w:hanging="454"/>
      </w:pPr>
      <w:r w:rsidRPr="00205528">
        <w:t>Golder considers the NGA-Sub GMMs are superior to pre-NGA GMMs because they</w:t>
      </w:r>
      <w:r w:rsidR="00E645DA">
        <w:t>:</w:t>
      </w:r>
    </w:p>
    <w:p w14:paraId="780CD89C" w14:textId="4ADB2B9C" w:rsidR="00E645DA" w:rsidRDefault="00D47ABE" w:rsidP="00E645DA">
      <w:pPr>
        <w:pStyle w:val="Bullets"/>
        <w:numPr>
          <w:ilvl w:val="1"/>
          <w:numId w:val="15"/>
        </w:numPr>
      </w:pPr>
      <w:r>
        <w:t>W</w:t>
      </w:r>
      <w:r w:rsidRPr="00205528">
        <w:t xml:space="preserve">ere </w:t>
      </w:r>
      <w:r w:rsidR="0077415B" w:rsidRPr="00205528">
        <w:t xml:space="preserve">developed based on the largest and </w:t>
      </w:r>
      <w:r w:rsidR="00E645DA">
        <w:t xml:space="preserve">most </w:t>
      </w:r>
      <w:r w:rsidR="0077415B" w:rsidRPr="00205528">
        <w:t>robust available earthquake strong motion database</w:t>
      </w:r>
      <w:r w:rsidR="00E645DA">
        <w:t>;</w:t>
      </w:r>
    </w:p>
    <w:p w14:paraId="2C847965" w14:textId="64F086FF" w:rsidR="00E645DA" w:rsidRDefault="00D47ABE" w:rsidP="00E645DA">
      <w:pPr>
        <w:pStyle w:val="Bullets"/>
        <w:numPr>
          <w:ilvl w:val="1"/>
          <w:numId w:val="15"/>
        </w:numPr>
      </w:pPr>
      <w:r>
        <w:t>I</w:t>
      </w:r>
      <w:r w:rsidR="0077415B" w:rsidRPr="00205528">
        <w:t>ncorporate best available science</w:t>
      </w:r>
      <w:r w:rsidR="00E645DA">
        <w:t>;</w:t>
      </w:r>
    </w:p>
    <w:p w14:paraId="16379FF7" w14:textId="4644F65F" w:rsidR="00281957" w:rsidRDefault="00D47ABE" w:rsidP="00E645DA">
      <w:pPr>
        <w:pStyle w:val="Bullets"/>
        <w:numPr>
          <w:ilvl w:val="1"/>
          <w:numId w:val="15"/>
        </w:numPr>
      </w:pPr>
      <w:r>
        <w:t>H</w:t>
      </w:r>
      <w:r w:rsidRPr="00205528">
        <w:t xml:space="preserve">ave </w:t>
      </w:r>
      <w:r w:rsidR="0077415B" w:rsidRPr="00205528">
        <w:t>more complex modeling features</w:t>
      </w:r>
      <w:r w:rsidR="00281957">
        <w:t>;</w:t>
      </w:r>
    </w:p>
    <w:p w14:paraId="159431E5" w14:textId="19701C56" w:rsidR="00281957" w:rsidRDefault="00D47ABE" w:rsidP="00E645DA">
      <w:pPr>
        <w:pStyle w:val="Bullets"/>
        <w:numPr>
          <w:ilvl w:val="1"/>
          <w:numId w:val="15"/>
        </w:numPr>
      </w:pPr>
      <w:r>
        <w:t>H</w:t>
      </w:r>
      <w:r w:rsidRPr="00205528">
        <w:t xml:space="preserve">ave </w:t>
      </w:r>
      <w:r w:rsidR="0077415B" w:rsidRPr="00205528">
        <w:t>broader applicability, e.g., structure period from PGA to 10 seconds</w:t>
      </w:r>
      <w:r w:rsidR="00281957">
        <w:t>;</w:t>
      </w:r>
      <w:r w:rsidR="00CE49B3">
        <w:t xml:space="preserve"> and</w:t>
      </w:r>
    </w:p>
    <w:p w14:paraId="2DBCF017" w14:textId="07B67555" w:rsidR="0077415B" w:rsidRPr="00205528" w:rsidRDefault="00C410CD" w:rsidP="00C410CD">
      <w:pPr>
        <w:pStyle w:val="Bullets"/>
        <w:numPr>
          <w:ilvl w:val="1"/>
          <w:numId w:val="15"/>
        </w:numPr>
      </w:pPr>
      <w:r>
        <w:t xml:space="preserve">Include </w:t>
      </w:r>
      <w:r w:rsidR="006E2481">
        <w:t>s</w:t>
      </w:r>
      <w:r w:rsidR="00CE49B3">
        <w:t>ub-models specifically for South America</w:t>
      </w:r>
      <w:r w:rsidR="0077415B" w:rsidRPr="00205528">
        <w:t>.</w:t>
      </w:r>
    </w:p>
    <w:p w14:paraId="445370A8" w14:textId="42D004B6" w:rsidR="0077415B" w:rsidRPr="004F3580" w:rsidRDefault="0077415B" w:rsidP="0077415B">
      <w:pPr>
        <w:pStyle w:val="Bullets"/>
        <w:numPr>
          <w:ilvl w:val="0"/>
          <w:numId w:val="15"/>
        </w:numPr>
        <w:tabs>
          <w:tab w:val="num" w:pos="454"/>
        </w:tabs>
        <w:ind w:left="454" w:hanging="454"/>
      </w:pPr>
      <w:r w:rsidRPr="00205528">
        <w:t xml:space="preserve">For interface earthquakes, </w:t>
      </w:r>
      <w:r w:rsidR="00F307BA">
        <w:t xml:space="preserve">AG and </w:t>
      </w:r>
      <w:r w:rsidR="00F307BA" w:rsidRPr="004F3580">
        <w:t xml:space="preserve">KBCG </w:t>
      </w:r>
      <w:r w:rsidR="00C46E4C" w:rsidRPr="004F3580">
        <w:t>were</w:t>
      </w:r>
      <w:r w:rsidRPr="004F3580">
        <w:t xml:space="preserve"> weighted slightly more because </w:t>
      </w:r>
      <w:r w:rsidR="00411546" w:rsidRPr="004F3580">
        <w:t>their modeling features are more advan</w:t>
      </w:r>
      <w:r w:rsidR="00841B7F" w:rsidRPr="004F3580">
        <w:t>ced</w:t>
      </w:r>
      <w:r w:rsidR="00411546" w:rsidRPr="004F3580">
        <w:t xml:space="preserve"> than </w:t>
      </w:r>
      <w:del w:id="41" w:author="Clarke, Nathan" w:date="2022-06-21T17:45:00Z">
        <w:r w:rsidR="00411546" w:rsidRPr="004F3580" w:rsidDel="00D86ADA">
          <w:delText>PSBAH</w:delText>
        </w:r>
      </w:del>
      <w:ins w:id="42" w:author="Clarke, Nathan" w:date="2022-06-21T17:45:00Z">
        <w:r w:rsidR="00D86ADA">
          <w:t>PSHAB</w:t>
        </w:r>
      </w:ins>
      <w:r w:rsidR="0021634E" w:rsidRPr="004F3580">
        <w:t>’s</w:t>
      </w:r>
      <w:r w:rsidRPr="004F3580">
        <w:t xml:space="preserve">. </w:t>
      </w:r>
      <w:r w:rsidR="00C46E4C" w:rsidRPr="004F3580">
        <w:t>AG was weighted the highest because our experience</w:t>
      </w:r>
      <w:r w:rsidR="009F74C9" w:rsidRPr="004F3580">
        <w:t xml:space="preserve"> </w:t>
      </w:r>
      <w:r w:rsidR="00843065" w:rsidRPr="004F3580">
        <w:t xml:space="preserve">from projects in other subduction zone regions indicates </w:t>
      </w:r>
      <w:r w:rsidR="00DB7B40" w:rsidRPr="004F3580">
        <w:t xml:space="preserve">AG is </w:t>
      </w:r>
      <w:r w:rsidR="00FE43D5" w:rsidRPr="004F3580">
        <w:t xml:space="preserve">a </w:t>
      </w:r>
      <w:r w:rsidR="00DB7B40" w:rsidRPr="004F3580">
        <w:t xml:space="preserve">relatively </w:t>
      </w:r>
      <w:r w:rsidR="00FE43D5" w:rsidRPr="004F3580">
        <w:t xml:space="preserve">more </w:t>
      </w:r>
      <w:r w:rsidR="00DB7B40" w:rsidRPr="004F3580">
        <w:t xml:space="preserve">robust </w:t>
      </w:r>
      <w:r w:rsidR="00FE43D5" w:rsidRPr="004F3580">
        <w:t xml:space="preserve">NGA-sub model. </w:t>
      </w:r>
    </w:p>
    <w:p w14:paraId="5015AFC0" w14:textId="56908956" w:rsidR="0077415B" w:rsidRPr="004F3580" w:rsidRDefault="0077415B" w:rsidP="0077415B">
      <w:pPr>
        <w:pStyle w:val="Bullets"/>
        <w:numPr>
          <w:ilvl w:val="0"/>
          <w:numId w:val="15"/>
        </w:numPr>
        <w:tabs>
          <w:tab w:val="num" w:pos="454"/>
        </w:tabs>
        <w:ind w:left="454" w:hanging="454"/>
      </w:pPr>
      <w:r w:rsidRPr="004F3580">
        <w:lastRenderedPageBreak/>
        <w:t>For in</w:t>
      </w:r>
      <w:r w:rsidR="00E77B70">
        <w:t>-</w:t>
      </w:r>
      <w:r w:rsidRPr="004F3580">
        <w:t xml:space="preserve">slab earthquakes, we </w:t>
      </w:r>
      <w:r w:rsidR="00AB007F" w:rsidRPr="004F3580">
        <w:t xml:space="preserve">weighted the selected </w:t>
      </w:r>
      <w:r w:rsidRPr="004F3580">
        <w:t>NGA-Sub GMMs equally</w:t>
      </w:r>
      <w:r w:rsidR="00386B21" w:rsidRPr="004F3580">
        <w:t xml:space="preserve"> because </w:t>
      </w:r>
      <w:r w:rsidR="004F3580" w:rsidRPr="004F3580">
        <w:t>there is no strong evidence supporting one model over the others</w:t>
      </w:r>
      <w:r w:rsidRPr="004F3580">
        <w:t>.</w:t>
      </w:r>
      <w:r w:rsidR="00266AC3" w:rsidRPr="004F3580">
        <w:t xml:space="preserve"> </w:t>
      </w:r>
      <w:r w:rsidRPr="004F3580">
        <w:t xml:space="preserve"> </w:t>
      </w:r>
    </w:p>
    <w:p w14:paraId="1E23795A" w14:textId="12BF61A9" w:rsidR="0077415B" w:rsidRDefault="00562BE1" w:rsidP="007743CB">
      <w:pPr>
        <w:pStyle w:val="Bullets"/>
        <w:numPr>
          <w:ilvl w:val="0"/>
          <w:numId w:val="15"/>
        </w:numPr>
        <w:tabs>
          <w:tab w:val="num" w:pos="454"/>
        </w:tabs>
        <w:ind w:left="454" w:hanging="454"/>
      </w:pPr>
      <w:r>
        <w:t xml:space="preserve">The </w:t>
      </w:r>
      <w:r w:rsidR="0077415B" w:rsidRPr="00205528">
        <w:t xml:space="preserve">NGA-Sub GMMs </w:t>
      </w:r>
      <w:r w:rsidR="00135CEA">
        <w:t xml:space="preserve">are </w:t>
      </w:r>
      <w:r w:rsidRPr="00205528">
        <w:t>complement</w:t>
      </w:r>
      <w:r>
        <w:t xml:space="preserve">ed </w:t>
      </w:r>
      <w:r w:rsidR="00135CEA">
        <w:t>by</w:t>
      </w:r>
      <w:r w:rsidR="00135CEA" w:rsidRPr="00205528">
        <w:t xml:space="preserve"> </w:t>
      </w:r>
      <w:r>
        <w:t>MEA</w:t>
      </w:r>
      <w:r w:rsidR="00326C42">
        <w:t xml:space="preserve">. This is because </w:t>
      </w:r>
      <w:r w:rsidR="00D16F8E">
        <w:t xml:space="preserve">MEA </w:t>
      </w:r>
      <w:r>
        <w:t xml:space="preserve">was developed </w:t>
      </w:r>
      <w:r w:rsidR="001E651D">
        <w:t>specifically for Chile</w:t>
      </w:r>
      <w:r w:rsidR="00ED1F4D">
        <w:t xml:space="preserve"> subduction zones</w:t>
      </w:r>
      <w:r w:rsidR="00D16F8E">
        <w:t xml:space="preserve"> and is </w:t>
      </w:r>
      <w:r w:rsidR="002E043B">
        <w:t xml:space="preserve">a </w:t>
      </w:r>
      <w:r w:rsidR="00D16F8E">
        <w:t>recognize</w:t>
      </w:r>
      <w:r w:rsidR="00135CEA">
        <w:t>d</w:t>
      </w:r>
      <w:r w:rsidR="002E043B">
        <w:t xml:space="preserve"> model in South America</w:t>
      </w:r>
      <w:r w:rsidR="0077415B" w:rsidRPr="00205528">
        <w:t>.</w:t>
      </w:r>
      <w:r w:rsidR="00FC557A">
        <w:t xml:space="preserve"> MEA</w:t>
      </w:r>
      <w:r w:rsidR="00135CEA">
        <w:t>,</w:t>
      </w:r>
      <w:r w:rsidR="00FC557A">
        <w:t xml:space="preserve"> however</w:t>
      </w:r>
      <w:r w:rsidR="00135CEA">
        <w:t>,</w:t>
      </w:r>
      <w:r w:rsidR="00FC557A">
        <w:t xml:space="preserve"> was assigned a relatively low weight because it was developed based on a </w:t>
      </w:r>
      <w:r w:rsidR="00391812">
        <w:t xml:space="preserve">significantly smaller </w:t>
      </w:r>
      <w:r w:rsidR="00391812" w:rsidRPr="00205528">
        <w:t>strong motion database</w:t>
      </w:r>
      <w:r w:rsidR="00391812">
        <w:t xml:space="preserve">. </w:t>
      </w:r>
    </w:p>
    <w:p w14:paraId="354A7E46" w14:textId="77777777" w:rsidR="00633837" w:rsidRPr="00B36488" w:rsidRDefault="00633837" w:rsidP="00633837">
      <w:pPr>
        <w:pStyle w:val="Heading2"/>
        <w:numPr>
          <w:ilvl w:val="1"/>
          <w:numId w:val="19"/>
        </w:numPr>
      </w:pPr>
      <w:r>
        <w:t>Finer-region Adjustment</w:t>
      </w:r>
    </w:p>
    <w:p w14:paraId="05DB0C1D" w14:textId="77777777" w:rsidR="00633837" w:rsidRDefault="00633837" w:rsidP="00633837">
      <w:r w:rsidRPr="00E143B1">
        <w:rPr>
          <w:lang w:val="fi-FI"/>
        </w:rPr>
        <w:t xml:space="preserve">Drouet et al. (2017) and Arteta et al. </w:t>
      </w:r>
      <w:r w:rsidRPr="00DD5D8A">
        <w:t>(2021, under review) show that recorded ground motions show considerable regional attenuation variations, i.e., the ground motions are larger in Chile and much smaller in Ecuador and Columbia. The trend hinges</w:t>
      </w:r>
      <w:r>
        <w:t xml:space="preserve"> around Southern Peru and Northern Chile, where this project is. The NGA-sub GMMs, however, were constrained using strong-motion data mostly recorded in the southern South America. We therefore consider applying a finer-region adjustment to GMMs which were developed using largely southern data, e.g., AG, or using southern data only, e.g., KBCG south. </w:t>
      </w:r>
    </w:p>
    <w:p w14:paraId="3F6C6F5B" w14:textId="41518F9C" w:rsidR="00633837" w:rsidRPr="0099769F" w:rsidRDefault="00633837" w:rsidP="00633837">
      <w:r>
        <w:t xml:space="preserve">For GMMs, i.e., KBCG and </w:t>
      </w:r>
      <w:del w:id="43" w:author="Clarke, Nathan" w:date="2022-06-21T17:45:00Z">
        <w:r w:rsidDel="00D86ADA">
          <w:delText>PSBAH</w:delText>
        </w:r>
      </w:del>
      <w:ins w:id="44" w:author="Clarke, Nathan" w:date="2022-06-21T17:45:00Z">
        <w:r w:rsidR="00D86ADA">
          <w:t>PSHAB</w:t>
        </w:r>
      </w:ins>
      <w:r>
        <w:t xml:space="preserve">, that have separate sub-models for the southern and northern South America, we included both sub-models to take into account the regional attenuation variation. We weighted the </w:t>
      </w:r>
      <w:r w:rsidR="0029322B">
        <w:t xml:space="preserve">southern </w:t>
      </w:r>
      <w:r>
        <w:t xml:space="preserve">sub-models </w:t>
      </w:r>
      <w:r w:rsidR="0029322B">
        <w:t>slightly more</w:t>
      </w:r>
      <w:r>
        <w:t xml:space="preserve"> because the project site is </w:t>
      </w:r>
      <w:r w:rsidR="000E086B">
        <w:t>slightly south</w:t>
      </w:r>
      <w:r>
        <w:t xml:space="preserve"> to the boundary </w:t>
      </w:r>
      <w:r w:rsidR="000E086B">
        <w:t>(at about 10</w:t>
      </w:r>
      <w:r w:rsidR="007B1074">
        <w:rPr>
          <w:rFonts w:cs="Arial"/>
        </w:rPr>
        <w:t>⁰</w:t>
      </w:r>
      <w:r w:rsidR="000E086B">
        <w:t xml:space="preserve">S) </w:t>
      </w:r>
      <w:r>
        <w:t xml:space="preserve">between the southern and northern South America. For the other GMMs, i.e., AG, that do not have separate sub-models for the southern and northern South America, we plotted the </w:t>
      </w:r>
      <w:r w:rsidRPr="001075FB">
        <w:t xml:space="preserve">between-event </w:t>
      </w:r>
      <w:r w:rsidRPr="00B6143B">
        <w:t>residuals</w:t>
      </w:r>
      <w:r>
        <w:t xml:space="preserve"> </w:t>
      </w:r>
      <w:r w:rsidRPr="00B6143B">
        <w:t>along latitudes</w:t>
      </w:r>
      <w:r>
        <w:t xml:space="preserve">, fitted a linear trend line to the data, and used the approximate slope of the trend line as the finer-region adjustment.   </w:t>
      </w:r>
    </w:p>
    <w:p w14:paraId="3DF8C017" w14:textId="47BD802E" w:rsidR="00633837" w:rsidRDefault="00CE062E" w:rsidP="00633837">
      <w:r>
        <w:fldChar w:fldCharType="begin"/>
      </w:r>
      <w:r>
        <w:instrText xml:space="preserve"> REF _Ref104900492 \h </w:instrText>
      </w:r>
      <w:r>
        <w:fldChar w:fldCharType="separate"/>
      </w:r>
      <w:r w:rsidR="00D04CF5">
        <w:t xml:space="preserve">Figure </w:t>
      </w:r>
      <w:r w:rsidR="00D04CF5">
        <w:rPr>
          <w:noProof/>
        </w:rPr>
        <w:t>9</w:t>
      </w:r>
      <w:r>
        <w:fldChar w:fldCharType="end"/>
      </w:r>
      <w:r>
        <w:t xml:space="preserve"> </w:t>
      </w:r>
      <w:r w:rsidR="00633837">
        <w:t xml:space="preserve">shows </w:t>
      </w:r>
      <w:r w:rsidR="00633837" w:rsidRPr="001075FB">
        <w:t xml:space="preserve">between-event </w:t>
      </w:r>
      <w:r w:rsidR="00633837" w:rsidRPr="00B6143B">
        <w:t xml:space="preserve">residuals along latitudes for interface earthquakes. A linear trend line was fitted to the residuals. There is no noticeable non-zero trend in </w:t>
      </w:r>
      <w:r w:rsidR="00633837">
        <w:t>this</w:t>
      </w:r>
      <w:r w:rsidR="00633837" w:rsidRPr="00B6143B">
        <w:t xml:space="preserve"> figure. We therefore consider </w:t>
      </w:r>
      <w:r w:rsidR="00633837">
        <w:t>the</w:t>
      </w:r>
      <w:r w:rsidR="00633837" w:rsidRPr="00B6143B">
        <w:t xml:space="preserve"> finer-region adjustment for </w:t>
      </w:r>
      <w:r w:rsidR="00633837">
        <w:t>AG is negligible</w:t>
      </w:r>
      <w:r w:rsidR="00633837" w:rsidRPr="00B6143B">
        <w:t xml:space="preserve">. </w:t>
      </w:r>
    </w:p>
    <w:p w14:paraId="37C15230" w14:textId="4AAC4183" w:rsidR="00676735" w:rsidRDefault="00676735" w:rsidP="00633837">
      <w:r>
        <w:rPr>
          <w:noProof/>
        </w:rPr>
        <w:drawing>
          <wp:inline distT="0" distB="0" distL="0" distR="0" wp14:anchorId="3E757364" wp14:editId="6EABE65E">
            <wp:extent cx="6405880" cy="2353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5880" cy="2353310"/>
                    </a:xfrm>
                    <a:prstGeom prst="rect">
                      <a:avLst/>
                    </a:prstGeom>
                    <a:noFill/>
                    <a:ln>
                      <a:noFill/>
                    </a:ln>
                  </pic:spPr>
                </pic:pic>
              </a:graphicData>
            </a:graphic>
          </wp:inline>
        </w:drawing>
      </w:r>
    </w:p>
    <w:p w14:paraId="032F2DF7" w14:textId="4BEB3329" w:rsidR="00676735" w:rsidRPr="00EE22B7" w:rsidRDefault="00676735" w:rsidP="00676735">
      <w:pPr>
        <w:pStyle w:val="CaptionFigures"/>
        <w:rPr>
          <w:highlight w:val="yellow"/>
        </w:rPr>
      </w:pPr>
      <w:bookmarkStart w:id="45" w:name="_Ref104900492"/>
      <w:r>
        <w:t xml:space="preserve">Figure </w:t>
      </w:r>
      <w:r>
        <w:fldChar w:fldCharType="begin"/>
      </w:r>
      <w:r>
        <w:instrText xml:space="preserve"> SEQ Figure \* ARABIC </w:instrText>
      </w:r>
      <w:r>
        <w:fldChar w:fldCharType="separate"/>
      </w:r>
      <w:r w:rsidR="00D04CF5">
        <w:rPr>
          <w:noProof/>
        </w:rPr>
        <w:t>9</w:t>
      </w:r>
      <w:r>
        <w:fldChar w:fldCharType="end"/>
      </w:r>
      <w:bookmarkEnd w:id="45"/>
      <w:r>
        <w:t xml:space="preserve">: </w:t>
      </w:r>
      <w:r w:rsidR="00CE062E" w:rsidRPr="00CE062E">
        <w:t>Between-Event Residuals Versus Latitude from AG South American Model for Interface Earthquake</w:t>
      </w:r>
      <w:r w:rsidR="00CE062E">
        <w:t>s.</w:t>
      </w:r>
    </w:p>
    <w:p w14:paraId="0AEDF785" w14:textId="74BDD09A" w:rsidR="00633837" w:rsidRDefault="00BB461C" w:rsidP="00633837">
      <w:r>
        <w:fldChar w:fldCharType="begin"/>
      </w:r>
      <w:r>
        <w:instrText xml:space="preserve"> REF _Ref104900588 \h </w:instrText>
      </w:r>
      <w:r>
        <w:fldChar w:fldCharType="separate"/>
      </w:r>
      <w:r w:rsidR="00D04CF5">
        <w:t xml:space="preserve">Figure </w:t>
      </w:r>
      <w:r w:rsidR="00D04CF5">
        <w:rPr>
          <w:noProof/>
        </w:rPr>
        <w:t>10</w:t>
      </w:r>
      <w:r>
        <w:fldChar w:fldCharType="end"/>
      </w:r>
      <w:r>
        <w:t xml:space="preserve"> </w:t>
      </w:r>
      <w:r w:rsidR="00633837" w:rsidRPr="00B6143B">
        <w:t>show between-event residuals along latitudes for in</w:t>
      </w:r>
      <w:r w:rsidR="00CC3C71">
        <w:t>-</w:t>
      </w:r>
      <w:r w:rsidR="00633837" w:rsidRPr="00B6143B">
        <w:t xml:space="preserve">slab earthquakes. Similarly, a linear trend line was fitted to the residuals. There is a noticeable non-zero trend in </w:t>
      </w:r>
      <w:r w:rsidR="00633837">
        <w:t xml:space="preserve">these </w:t>
      </w:r>
      <w:r w:rsidR="00633837" w:rsidRPr="00B6143B">
        <w:t xml:space="preserve">figures. We estimated the approximate slopes </w:t>
      </w:r>
      <w:r w:rsidR="00633837" w:rsidRPr="00B6143B">
        <w:lastRenderedPageBreak/>
        <w:t>of the fitting trend lines and used them as the finer-region adjustment</w:t>
      </w:r>
      <w:r w:rsidR="00633837" w:rsidRPr="00B6143B">
        <w:rPr>
          <w:rStyle w:val="CommentReference"/>
          <w:rFonts w:eastAsiaTheme="minorHAnsi"/>
          <w:color w:val="000000"/>
        </w:rPr>
        <w:t>.</w:t>
      </w:r>
      <w:r w:rsidR="00633837" w:rsidRPr="00B6143B">
        <w:t xml:space="preserve"> The period-dependent finer-region adjustments are listed in </w:t>
      </w:r>
      <w:r w:rsidR="00802B62">
        <w:fldChar w:fldCharType="begin"/>
      </w:r>
      <w:r w:rsidR="00802B62">
        <w:instrText xml:space="preserve"> REF _Ref104900616 \h </w:instrText>
      </w:r>
      <w:r w:rsidR="00802B62">
        <w:fldChar w:fldCharType="separate"/>
      </w:r>
      <w:r w:rsidR="00D04CF5">
        <w:t>Table</w:t>
      </w:r>
      <w:r w:rsidR="00D04CF5">
        <w:rPr>
          <w:rFonts w:cs="Arial"/>
        </w:rPr>
        <w:t> </w:t>
      </w:r>
      <w:r w:rsidR="00D04CF5">
        <w:rPr>
          <w:noProof/>
        </w:rPr>
        <w:t>2</w:t>
      </w:r>
      <w:r w:rsidR="00802B62">
        <w:fldChar w:fldCharType="end"/>
      </w:r>
      <w:r w:rsidR="00633837" w:rsidRPr="00B6143B">
        <w:t>.</w:t>
      </w:r>
      <w:r w:rsidR="00633837">
        <w:t xml:space="preserve"> </w:t>
      </w:r>
    </w:p>
    <w:p w14:paraId="25204009" w14:textId="471F88FB" w:rsidR="00CE062E" w:rsidRDefault="004704FB" w:rsidP="00CE062E">
      <w:r>
        <w:rPr>
          <w:noProof/>
        </w:rPr>
        <w:drawing>
          <wp:inline distT="0" distB="0" distL="0" distR="0" wp14:anchorId="13E6F682" wp14:editId="74A7095F">
            <wp:extent cx="6393815" cy="23475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815" cy="2347595"/>
                    </a:xfrm>
                    <a:prstGeom prst="rect">
                      <a:avLst/>
                    </a:prstGeom>
                    <a:noFill/>
                    <a:ln>
                      <a:noFill/>
                    </a:ln>
                  </pic:spPr>
                </pic:pic>
              </a:graphicData>
            </a:graphic>
          </wp:inline>
        </w:drawing>
      </w:r>
    </w:p>
    <w:p w14:paraId="6145586F" w14:textId="30F8A666" w:rsidR="00CE062E" w:rsidRPr="00EE22B7" w:rsidRDefault="00CE062E" w:rsidP="00CE062E">
      <w:pPr>
        <w:pStyle w:val="CaptionFigures"/>
        <w:rPr>
          <w:highlight w:val="yellow"/>
        </w:rPr>
      </w:pPr>
      <w:bookmarkStart w:id="46" w:name="_Ref104900588"/>
      <w:r>
        <w:t xml:space="preserve">Figure </w:t>
      </w:r>
      <w:r>
        <w:fldChar w:fldCharType="begin"/>
      </w:r>
      <w:r>
        <w:instrText xml:space="preserve"> SEQ Figure \* ARABIC </w:instrText>
      </w:r>
      <w:r>
        <w:fldChar w:fldCharType="separate"/>
      </w:r>
      <w:r w:rsidR="00D04CF5">
        <w:rPr>
          <w:noProof/>
        </w:rPr>
        <w:t>10</w:t>
      </w:r>
      <w:r>
        <w:fldChar w:fldCharType="end"/>
      </w:r>
      <w:bookmarkEnd w:id="46"/>
      <w:r>
        <w:t xml:space="preserve">: </w:t>
      </w:r>
      <w:r w:rsidRPr="00CE062E">
        <w:t>Between-Event Residuals Versus Latitude from AG South American Model for In</w:t>
      </w:r>
      <w:r w:rsidR="00CC3C71">
        <w:t>-</w:t>
      </w:r>
      <w:r w:rsidR="00BE115B">
        <w:t>slab</w:t>
      </w:r>
      <w:r w:rsidRPr="00CE062E">
        <w:t xml:space="preserve"> Earthquake</w:t>
      </w:r>
      <w:r>
        <w:t>s.</w:t>
      </w:r>
    </w:p>
    <w:p w14:paraId="663D4F87" w14:textId="2C560142" w:rsidR="00633837" w:rsidRDefault="00633837" w:rsidP="00633837">
      <w:pPr>
        <w:pStyle w:val="CaptionTables"/>
      </w:pPr>
      <w:bookmarkStart w:id="47" w:name="_Ref104900616"/>
      <w:r>
        <w:t>Table</w:t>
      </w:r>
      <w:r>
        <w:rPr>
          <w:rFonts w:cs="Arial"/>
        </w:rPr>
        <w:t> </w:t>
      </w:r>
      <w:fldSimple w:instr=" SEQ  Table \* Arabic \s  \* MERGEFORMAT ">
        <w:r w:rsidR="00D04CF5">
          <w:rPr>
            <w:noProof/>
          </w:rPr>
          <w:t>2</w:t>
        </w:r>
      </w:fldSimple>
      <w:bookmarkEnd w:id="47"/>
      <w:r>
        <w:t>:</w:t>
      </w:r>
      <w:r>
        <w:rPr>
          <w:rFonts w:cs="Arial"/>
        </w:rPr>
        <w:t> </w:t>
      </w:r>
      <w:r>
        <w:t>Fin</w:t>
      </w:r>
      <w:del w:id="48" w:author="Erin Todd" w:date="2023-12-12T12:15:00Z">
        <w:r w:rsidDel="004E4D6E">
          <w:delText>d</w:delText>
        </w:r>
      </w:del>
      <w:r>
        <w:t>er-region Adjustment for In</w:t>
      </w:r>
      <w:r w:rsidR="00CC3C71">
        <w:t>-</w:t>
      </w:r>
      <w:r>
        <w:t xml:space="preserve">slab Earthquakes </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5" w:type="dxa"/>
          <w:left w:w="96" w:type="dxa"/>
          <w:bottom w:w="45" w:type="dxa"/>
          <w:right w:w="96" w:type="dxa"/>
        </w:tblCellMar>
        <w:tblLook w:val="04A0" w:firstRow="1" w:lastRow="0" w:firstColumn="1" w:lastColumn="0" w:noHBand="0" w:noVBand="1"/>
      </w:tblPr>
      <w:tblGrid>
        <w:gridCol w:w="1679"/>
        <w:gridCol w:w="1286"/>
        <w:gridCol w:w="1170"/>
        <w:gridCol w:w="1260"/>
        <w:gridCol w:w="1260"/>
        <w:gridCol w:w="1282"/>
      </w:tblGrid>
      <w:tr w:rsidR="00633837" w:rsidRPr="00B21E4A" w14:paraId="7D6C2FAC" w14:textId="77777777" w:rsidTr="00B026DB">
        <w:trPr>
          <w:tblHeader/>
        </w:trPr>
        <w:tc>
          <w:tcPr>
            <w:tcW w:w="1679" w:type="dxa"/>
            <w:vMerge w:val="restart"/>
            <w:shd w:val="clear" w:color="auto" w:fill="43B02A"/>
          </w:tcPr>
          <w:p w14:paraId="5920E04F" w14:textId="77777777" w:rsidR="00633837" w:rsidRPr="00B21E4A" w:rsidRDefault="00633837" w:rsidP="00B026DB">
            <w:pPr>
              <w:pStyle w:val="TableHeaderRow"/>
              <w:rPr>
                <w:color w:val="FFFFFF"/>
              </w:rPr>
            </w:pPr>
            <w:r>
              <w:rPr>
                <w:color w:val="FFFFFF"/>
              </w:rPr>
              <w:t>GMM</w:t>
            </w:r>
          </w:p>
        </w:tc>
        <w:tc>
          <w:tcPr>
            <w:tcW w:w="6258" w:type="dxa"/>
            <w:gridSpan w:val="5"/>
            <w:shd w:val="clear" w:color="auto" w:fill="43B02A"/>
          </w:tcPr>
          <w:p w14:paraId="5D4A109D" w14:textId="77777777" w:rsidR="00633837" w:rsidRPr="00B21E4A" w:rsidRDefault="00633837" w:rsidP="00B026DB">
            <w:pPr>
              <w:pStyle w:val="TableHeaderRow"/>
              <w:rPr>
                <w:color w:val="FFFFFF"/>
              </w:rPr>
            </w:pPr>
            <w:r>
              <w:rPr>
                <w:color w:val="FFFFFF"/>
              </w:rPr>
              <w:t>Finer-region Adjustment in Natural Log Scale</w:t>
            </w:r>
          </w:p>
        </w:tc>
      </w:tr>
      <w:tr w:rsidR="00633837" w:rsidRPr="00B21E4A" w14:paraId="36B706D3" w14:textId="77777777" w:rsidTr="00B026DB">
        <w:trPr>
          <w:tblHeader/>
        </w:trPr>
        <w:tc>
          <w:tcPr>
            <w:tcW w:w="1679" w:type="dxa"/>
            <w:vMerge/>
            <w:shd w:val="clear" w:color="auto" w:fill="43B02A"/>
          </w:tcPr>
          <w:p w14:paraId="3A6DD51E" w14:textId="77777777" w:rsidR="00633837" w:rsidRPr="00B21E4A" w:rsidRDefault="00633837" w:rsidP="00B026DB">
            <w:pPr>
              <w:pStyle w:val="TableHeaderRow"/>
              <w:rPr>
                <w:color w:val="FFFFFF"/>
              </w:rPr>
            </w:pPr>
          </w:p>
        </w:tc>
        <w:tc>
          <w:tcPr>
            <w:tcW w:w="1286" w:type="dxa"/>
            <w:shd w:val="clear" w:color="auto" w:fill="43B02A"/>
          </w:tcPr>
          <w:p w14:paraId="2295AEA6" w14:textId="77777777" w:rsidR="00633837" w:rsidRPr="00B21E4A" w:rsidRDefault="00633837" w:rsidP="00B026DB">
            <w:pPr>
              <w:pStyle w:val="TableHeaderRow"/>
              <w:rPr>
                <w:color w:val="FFFFFF"/>
              </w:rPr>
            </w:pPr>
            <w:r>
              <w:rPr>
                <w:color w:val="FFFFFF"/>
              </w:rPr>
              <w:t>0.01s</w:t>
            </w:r>
          </w:p>
        </w:tc>
        <w:tc>
          <w:tcPr>
            <w:tcW w:w="1170" w:type="dxa"/>
            <w:shd w:val="clear" w:color="auto" w:fill="43B02A"/>
          </w:tcPr>
          <w:p w14:paraId="6359EC78" w14:textId="77777777" w:rsidR="00633837" w:rsidRPr="00B21E4A" w:rsidRDefault="00633837" w:rsidP="00B026DB">
            <w:pPr>
              <w:pStyle w:val="TableHeaderRow"/>
              <w:rPr>
                <w:color w:val="FFFFFF"/>
              </w:rPr>
            </w:pPr>
            <w:r>
              <w:rPr>
                <w:color w:val="FFFFFF"/>
              </w:rPr>
              <w:t>0.1s</w:t>
            </w:r>
          </w:p>
        </w:tc>
        <w:tc>
          <w:tcPr>
            <w:tcW w:w="1260" w:type="dxa"/>
            <w:shd w:val="clear" w:color="auto" w:fill="43B02A"/>
          </w:tcPr>
          <w:p w14:paraId="0BD1B374" w14:textId="77777777" w:rsidR="00633837" w:rsidRPr="00B21E4A" w:rsidRDefault="00633837" w:rsidP="00B026DB">
            <w:pPr>
              <w:pStyle w:val="TableHeaderRow"/>
              <w:rPr>
                <w:color w:val="FFFFFF"/>
              </w:rPr>
            </w:pPr>
            <w:r>
              <w:rPr>
                <w:color w:val="FFFFFF"/>
              </w:rPr>
              <w:t>0.5s</w:t>
            </w:r>
          </w:p>
        </w:tc>
        <w:tc>
          <w:tcPr>
            <w:tcW w:w="1260" w:type="dxa"/>
            <w:shd w:val="clear" w:color="auto" w:fill="43B02A"/>
          </w:tcPr>
          <w:p w14:paraId="06DE2649" w14:textId="77777777" w:rsidR="00633837" w:rsidRPr="00B21E4A" w:rsidRDefault="00633837" w:rsidP="00B026DB">
            <w:pPr>
              <w:pStyle w:val="TableHeaderRow"/>
              <w:rPr>
                <w:color w:val="FFFFFF"/>
              </w:rPr>
            </w:pPr>
            <w:r>
              <w:rPr>
                <w:color w:val="FFFFFF"/>
              </w:rPr>
              <w:t>1s</w:t>
            </w:r>
          </w:p>
        </w:tc>
        <w:tc>
          <w:tcPr>
            <w:tcW w:w="1282" w:type="dxa"/>
            <w:shd w:val="clear" w:color="auto" w:fill="43B02A"/>
          </w:tcPr>
          <w:p w14:paraId="136F7A64" w14:textId="77777777" w:rsidR="00633837" w:rsidRPr="00B21E4A" w:rsidRDefault="00633837" w:rsidP="00B026DB">
            <w:pPr>
              <w:pStyle w:val="TableHeaderRow"/>
              <w:rPr>
                <w:color w:val="FFFFFF"/>
              </w:rPr>
            </w:pPr>
            <w:r>
              <w:rPr>
                <w:color w:val="FFFFFF"/>
              </w:rPr>
              <w:t>2s</w:t>
            </w:r>
          </w:p>
        </w:tc>
      </w:tr>
      <w:tr w:rsidR="00633837" w14:paraId="5A9C2727" w14:textId="77777777" w:rsidTr="00B026DB">
        <w:tc>
          <w:tcPr>
            <w:tcW w:w="1679" w:type="dxa"/>
            <w:shd w:val="clear" w:color="auto" w:fill="auto"/>
          </w:tcPr>
          <w:p w14:paraId="268DA4D8" w14:textId="77777777" w:rsidR="00633837" w:rsidRDefault="00633837" w:rsidP="00B026DB">
            <w:pPr>
              <w:pStyle w:val="TableCells"/>
              <w:spacing w:before="60" w:after="60" w:line="240" w:lineRule="auto"/>
            </w:pPr>
            <w:r w:rsidRPr="00963533">
              <w:t>AG</w:t>
            </w:r>
          </w:p>
        </w:tc>
        <w:tc>
          <w:tcPr>
            <w:tcW w:w="1286" w:type="dxa"/>
            <w:shd w:val="clear" w:color="auto" w:fill="auto"/>
          </w:tcPr>
          <w:p w14:paraId="22F9C44B" w14:textId="207B8040" w:rsidR="00633837" w:rsidRDefault="00633837" w:rsidP="00B026DB">
            <w:pPr>
              <w:pStyle w:val="TableCells"/>
              <w:spacing w:before="60" w:after="60" w:line="240" w:lineRule="auto"/>
            </w:pPr>
            <w:r w:rsidRPr="00963533">
              <w:t>-0.1</w:t>
            </w:r>
          </w:p>
        </w:tc>
        <w:tc>
          <w:tcPr>
            <w:tcW w:w="1170" w:type="dxa"/>
            <w:shd w:val="clear" w:color="auto" w:fill="auto"/>
          </w:tcPr>
          <w:p w14:paraId="62EC3235" w14:textId="6FE4BF82" w:rsidR="00633837" w:rsidRDefault="001A333B" w:rsidP="00B026DB">
            <w:pPr>
              <w:pStyle w:val="TableCells"/>
              <w:spacing w:before="60" w:after="60" w:line="240" w:lineRule="auto"/>
            </w:pPr>
            <w:r>
              <w:t>zero</w:t>
            </w:r>
          </w:p>
        </w:tc>
        <w:tc>
          <w:tcPr>
            <w:tcW w:w="1260" w:type="dxa"/>
            <w:shd w:val="clear" w:color="auto" w:fill="auto"/>
          </w:tcPr>
          <w:p w14:paraId="1A4F079A" w14:textId="63BE0103" w:rsidR="00633837" w:rsidRDefault="00633837" w:rsidP="00B026DB">
            <w:pPr>
              <w:pStyle w:val="TableCells"/>
              <w:spacing w:before="60" w:after="60" w:line="240" w:lineRule="auto"/>
            </w:pPr>
            <w:r w:rsidRPr="00963533">
              <w:t>-0.</w:t>
            </w:r>
            <w:r w:rsidR="007B1572">
              <w:t>2</w:t>
            </w:r>
          </w:p>
        </w:tc>
        <w:tc>
          <w:tcPr>
            <w:tcW w:w="1260" w:type="dxa"/>
            <w:shd w:val="clear" w:color="auto" w:fill="auto"/>
          </w:tcPr>
          <w:p w14:paraId="64E36B72" w14:textId="28F97C2A" w:rsidR="00633837" w:rsidRDefault="00633837" w:rsidP="00B026DB">
            <w:pPr>
              <w:pStyle w:val="TableCells"/>
              <w:spacing w:before="60" w:after="60" w:line="240" w:lineRule="auto"/>
            </w:pPr>
            <w:r w:rsidRPr="00963533">
              <w:t>-0.</w:t>
            </w:r>
            <w:r w:rsidR="00A97C65">
              <w:t>2</w:t>
            </w:r>
          </w:p>
        </w:tc>
        <w:tc>
          <w:tcPr>
            <w:tcW w:w="1282" w:type="dxa"/>
          </w:tcPr>
          <w:p w14:paraId="039DDFB7" w14:textId="77777777" w:rsidR="00633837" w:rsidRDefault="00633837" w:rsidP="00B026DB">
            <w:pPr>
              <w:pStyle w:val="TableCells"/>
              <w:spacing w:before="60" w:after="60" w:line="240" w:lineRule="auto"/>
            </w:pPr>
            <w:r w:rsidRPr="00963533">
              <w:t>zero</w:t>
            </w:r>
          </w:p>
        </w:tc>
      </w:tr>
    </w:tbl>
    <w:p w14:paraId="2834F67E" w14:textId="77777777" w:rsidR="00633837" w:rsidRPr="00205528" w:rsidRDefault="00633837" w:rsidP="00095FF5">
      <w:pPr>
        <w:pStyle w:val="Bullets"/>
        <w:numPr>
          <w:ilvl w:val="0"/>
          <w:numId w:val="0"/>
        </w:numPr>
        <w:ind w:left="454"/>
      </w:pPr>
    </w:p>
    <w:p w14:paraId="2C6FBD84" w14:textId="77777777" w:rsidR="0077415B" w:rsidRPr="00205528" w:rsidRDefault="0077415B" w:rsidP="0077415B">
      <w:pPr>
        <w:pStyle w:val="Heading2"/>
        <w:numPr>
          <w:ilvl w:val="1"/>
          <w:numId w:val="19"/>
        </w:numPr>
      </w:pPr>
      <w:r w:rsidRPr="00205528">
        <w:t>Within-model Epistemic Uncertainty</w:t>
      </w:r>
    </w:p>
    <w:p w14:paraId="40C046CA" w14:textId="70FF372D" w:rsidR="000036CC" w:rsidRDefault="00384F1B" w:rsidP="0077415B">
      <w:r>
        <w:fldChar w:fldCharType="begin"/>
      </w:r>
      <w:r>
        <w:instrText xml:space="preserve"> REF _Ref104301680 \h </w:instrText>
      </w:r>
      <w:r>
        <w:fldChar w:fldCharType="separate"/>
      </w:r>
      <w:r w:rsidR="00D04CF5">
        <w:t xml:space="preserve">Figure </w:t>
      </w:r>
      <w:r w:rsidR="00D04CF5">
        <w:rPr>
          <w:noProof/>
        </w:rPr>
        <w:t>11</w:t>
      </w:r>
      <w:r>
        <w:fldChar w:fldCharType="end"/>
      </w:r>
      <w:r>
        <w:t xml:space="preserve"> and </w:t>
      </w:r>
      <w:r>
        <w:fldChar w:fldCharType="begin"/>
      </w:r>
      <w:r>
        <w:instrText xml:space="preserve"> REF _Ref104301682 \h </w:instrText>
      </w:r>
      <w:r>
        <w:fldChar w:fldCharType="separate"/>
      </w:r>
      <w:r w:rsidR="00D04CF5">
        <w:t xml:space="preserve">Figure </w:t>
      </w:r>
      <w:r w:rsidR="00D04CF5">
        <w:rPr>
          <w:noProof/>
        </w:rPr>
        <w:t>12</w:t>
      </w:r>
      <w:r>
        <w:fldChar w:fldCharType="end"/>
      </w:r>
      <w:r>
        <w:t xml:space="preserve"> show the epistemic uncertainty captured by the selected GMMs </w:t>
      </w:r>
      <w:r w:rsidR="00DD2EF1">
        <w:t>for various interface and in</w:t>
      </w:r>
      <w:r w:rsidR="00135CEA">
        <w:t>-</w:t>
      </w:r>
      <w:r w:rsidR="00DD2EF1">
        <w:t xml:space="preserve">slab earthquake scenarios, respectively. The </w:t>
      </w:r>
      <w:r w:rsidR="0070678C">
        <w:t xml:space="preserve">average epistemic uncertainty </w:t>
      </w:r>
      <w:r w:rsidR="003D2706">
        <w:t xml:space="preserve">is about 0.2 to 0.3 natural log units, which </w:t>
      </w:r>
      <w:r w:rsidR="00FD4DA5">
        <w:t>is comparable to the within-model epistemic uncertainty estimate (</w:t>
      </w:r>
      <w:r w:rsidR="00D778BA">
        <w:t xml:space="preserve">i.e., </w:t>
      </w:r>
      <w:r w:rsidR="00FD4DA5">
        <w:t xml:space="preserve">about 0.15 to 0.2 natural log units) from </w:t>
      </w:r>
      <w:del w:id="49" w:author="Clarke, Nathan" w:date="2022-06-21T17:45:00Z">
        <w:r w:rsidR="00B17D8D" w:rsidRPr="00850DE3" w:rsidDel="00D86ADA">
          <w:delText>PSBAH</w:delText>
        </w:r>
      </w:del>
      <w:ins w:id="50" w:author="Clarke, Nathan" w:date="2022-06-21T17:45:00Z">
        <w:r w:rsidR="00D86ADA">
          <w:t>PSHAB</w:t>
        </w:r>
      </w:ins>
      <w:r w:rsidR="00B17D8D">
        <w:t xml:space="preserve"> and KBCG models. </w:t>
      </w:r>
      <w:r w:rsidR="00795DBB">
        <w:t xml:space="preserve">This </w:t>
      </w:r>
      <w:r w:rsidR="00445435">
        <w:t xml:space="preserve">result </w:t>
      </w:r>
      <w:r w:rsidR="00795DBB">
        <w:t xml:space="preserve">indicates </w:t>
      </w:r>
      <w:r w:rsidR="000036CC">
        <w:t xml:space="preserve">the selected GMMs captured </w:t>
      </w:r>
      <w:r w:rsidR="002F21BF">
        <w:t>sufficient epistemic uncertainty</w:t>
      </w:r>
      <w:r w:rsidR="00795DBB">
        <w:t xml:space="preserve"> and</w:t>
      </w:r>
      <w:r w:rsidR="002F21BF">
        <w:t xml:space="preserve"> </w:t>
      </w:r>
      <w:r w:rsidR="00795DBB">
        <w:t xml:space="preserve">hence </w:t>
      </w:r>
      <w:r w:rsidR="002F21BF">
        <w:t xml:space="preserve">no additional </w:t>
      </w:r>
      <w:r w:rsidR="00795DBB">
        <w:t xml:space="preserve">GMM </w:t>
      </w:r>
      <w:r w:rsidR="000C70DC">
        <w:t xml:space="preserve">was included. </w:t>
      </w:r>
    </w:p>
    <w:p w14:paraId="725C49D3" w14:textId="4A327C55" w:rsidR="00844329" w:rsidRPr="00A63B6A" w:rsidRDefault="00844329" w:rsidP="00844329">
      <w:pPr>
        <w:rPr>
          <w:highlight w:val="yellow"/>
        </w:rPr>
      </w:pPr>
      <w:r>
        <w:fldChar w:fldCharType="begin"/>
      </w:r>
      <w:r>
        <w:instrText xml:space="preserve"> REF _Ref104301680 \h </w:instrText>
      </w:r>
      <w:r>
        <w:fldChar w:fldCharType="separate"/>
      </w:r>
      <w:r w:rsidR="00D04CF5">
        <w:t xml:space="preserve">Figure </w:t>
      </w:r>
      <w:r w:rsidR="00D04CF5">
        <w:rPr>
          <w:noProof/>
        </w:rPr>
        <w:t>11</w:t>
      </w:r>
      <w:r>
        <w:fldChar w:fldCharType="end"/>
      </w:r>
      <w:r>
        <w:t xml:space="preserve"> and </w:t>
      </w:r>
      <w:r>
        <w:fldChar w:fldCharType="begin"/>
      </w:r>
      <w:r>
        <w:instrText xml:space="preserve"> REF _Ref104301682 \h </w:instrText>
      </w:r>
      <w:r>
        <w:fldChar w:fldCharType="separate"/>
      </w:r>
      <w:r w:rsidR="00D04CF5">
        <w:t xml:space="preserve">Figure </w:t>
      </w:r>
      <w:r w:rsidR="00D04CF5">
        <w:rPr>
          <w:noProof/>
        </w:rPr>
        <w:t>12</w:t>
      </w:r>
      <w:r>
        <w:fldChar w:fldCharType="end"/>
      </w:r>
      <w:r>
        <w:t xml:space="preserve"> also shows that the epistemic uncertainty is generally lower for Mw7 and Mw8 interface earthquakes and Mw6 and Mw7 in</w:t>
      </w:r>
      <w:r w:rsidR="00445435">
        <w:t>-</w:t>
      </w:r>
      <w:r>
        <w:t xml:space="preserve">slab earthquakes </w:t>
      </w:r>
      <w:r w:rsidR="00445435">
        <w:t xml:space="preserve">because there are </w:t>
      </w:r>
      <w:r>
        <w:t xml:space="preserve">more observed ground motions available to constrain a GMM. </w:t>
      </w:r>
    </w:p>
    <w:p w14:paraId="07B2D32E" w14:textId="77777777" w:rsidR="00844329" w:rsidRDefault="00844329" w:rsidP="0077415B"/>
    <w:p w14:paraId="4CA22317" w14:textId="5671C560" w:rsidR="00C87604" w:rsidRDefault="00D31078" w:rsidP="0077415B">
      <w:r>
        <w:rPr>
          <w:noProof/>
        </w:rPr>
        <w:lastRenderedPageBreak/>
        <w:drawing>
          <wp:inline distT="0" distB="0" distL="0" distR="0" wp14:anchorId="4D2F4075" wp14:editId="5619BC7D">
            <wp:extent cx="3840480" cy="2560320"/>
            <wp:effectExtent l="0" t="0" r="762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0480" cy="2560320"/>
                    </a:xfrm>
                    <a:prstGeom prst="rect">
                      <a:avLst/>
                    </a:prstGeom>
                    <a:noFill/>
                    <a:ln>
                      <a:noFill/>
                    </a:ln>
                  </pic:spPr>
                </pic:pic>
              </a:graphicData>
            </a:graphic>
          </wp:inline>
        </w:drawing>
      </w:r>
      <w:r w:rsidR="00B82EE6" w:rsidRPr="00B82EE6">
        <w:t xml:space="preserve"> </w:t>
      </w:r>
    </w:p>
    <w:p w14:paraId="58BC6B83" w14:textId="0DD899A8" w:rsidR="00C87604" w:rsidRPr="00EE22B7" w:rsidRDefault="00C87604" w:rsidP="00C87604">
      <w:pPr>
        <w:pStyle w:val="CaptionFigures"/>
        <w:rPr>
          <w:highlight w:val="yellow"/>
        </w:rPr>
      </w:pPr>
      <w:bookmarkStart w:id="51" w:name="_Ref104301680"/>
      <w:r>
        <w:t xml:space="preserve">Figure </w:t>
      </w:r>
      <w:r>
        <w:fldChar w:fldCharType="begin"/>
      </w:r>
      <w:r>
        <w:instrText xml:space="preserve"> SEQ Figure \* ARABIC </w:instrText>
      </w:r>
      <w:r>
        <w:fldChar w:fldCharType="separate"/>
      </w:r>
      <w:r w:rsidR="00D04CF5">
        <w:rPr>
          <w:noProof/>
        </w:rPr>
        <w:t>11</w:t>
      </w:r>
      <w:r>
        <w:fldChar w:fldCharType="end"/>
      </w:r>
      <w:bookmarkEnd w:id="51"/>
      <w:r>
        <w:t xml:space="preserve">: </w:t>
      </w:r>
      <w:r w:rsidR="00F761B4">
        <w:t>Epistemic Uncertainty Captured by the</w:t>
      </w:r>
      <w:r>
        <w:t xml:space="preserve"> Selected GMMs for </w:t>
      </w:r>
      <w:r w:rsidR="00F761B4">
        <w:t xml:space="preserve">Selected Interface </w:t>
      </w:r>
      <w:r>
        <w:t xml:space="preserve">Earthquake </w:t>
      </w:r>
      <w:r w:rsidR="00F761B4">
        <w:t>Scenarios</w:t>
      </w:r>
      <w:r>
        <w:t xml:space="preserve">. </w:t>
      </w:r>
    </w:p>
    <w:p w14:paraId="65ADD475" w14:textId="4F7566B7" w:rsidR="00C87604" w:rsidRDefault="00C87604" w:rsidP="0077415B"/>
    <w:p w14:paraId="65F26A6C" w14:textId="4C73E2AB" w:rsidR="00C87604" w:rsidRDefault="008348E6" w:rsidP="0077415B">
      <w:r>
        <w:rPr>
          <w:noProof/>
        </w:rPr>
        <w:drawing>
          <wp:inline distT="0" distB="0" distL="0" distR="0" wp14:anchorId="527B4723" wp14:editId="7383CEE8">
            <wp:extent cx="3840480" cy="2560320"/>
            <wp:effectExtent l="0" t="0" r="762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0480" cy="2560320"/>
                    </a:xfrm>
                    <a:prstGeom prst="rect">
                      <a:avLst/>
                    </a:prstGeom>
                    <a:noFill/>
                    <a:ln>
                      <a:noFill/>
                    </a:ln>
                  </pic:spPr>
                </pic:pic>
              </a:graphicData>
            </a:graphic>
          </wp:inline>
        </w:drawing>
      </w:r>
    </w:p>
    <w:p w14:paraId="4A4F5D04" w14:textId="06F99987" w:rsidR="00C87604" w:rsidRDefault="00C87604" w:rsidP="00C87604">
      <w:pPr>
        <w:pStyle w:val="CaptionFigures"/>
      </w:pPr>
      <w:bookmarkStart w:id="52" w:name="_Ref104301682"/>
      <w:r>
        <w:t xml:space="preserve">Figure </w:t>
      </w:r>
      <w:r>
        <w:fldChar w:fldCharType="begin"/>
      </w:r>
      <w:r>
        <w:instrText xml:space="preserve"> SEQ Figure \* ARABIC </w:instrText>
      </w:r>
      <w:r>
        <w:fldChar w:fldCharType="separate"/>
      </w:r>
      <w:r w:rsidR="00D04CF5">
        <w:rPr>
          <w:noProof/>
        </w:rPr>
        <w:t>12</w:t>
      </w:r>
      <w:r>
        <w:fldChar w:fldCharType="end"/>
      </w:r>
      <w:bookmarkEnd w:id="52"/>
      <w:r>
        <w:t xml:space="preserve">: </w:t>
      </w:r>
      <w:r w:rsidR="00F761B4">
        <w:t>Epistemic Uncertainty Captured by the Selected GMMs for Selected In</w:t>
      </w:r>
      <w:r w:rsidR="004D61EA">
        <w:t>-</w:t>
      </w:r>
      <w:r w:rsidR="00F761B4">
        <w:t>slab Earthquake Scenarios</w:t>
      </w:r>
      <w:r>
        <w:t xml:space="preserve">. </w:t>
      </w:r>
    </w:p>
    <w:p w14:paraId="01E5F244" w14:textId="77777777" w:rsidR="0077415B" w:rsidRPr="00205528" w:rsidRDefault="0077415B" w:rsidP="0077415B">
      <w:pPr>
        <w:pStyle w:val="Heading1"/>
        <w:numPr>
          <w:ilvl w:val="0"/>
          <w:numId w:val="19"/>
        </w:numPr>
      </w:pPr>
      <w:r w:rsidRPr="00205528">
        <w:t>Summary and limitations</w:t>
      </w:r>
    </w:p>
    <w:p w14:paraId="6D8BBEE4" w14:textId="3409931E" w:rsidR="0077415B" w:rsidRPr="00205528" w:rsidRDefault="0077415B" w:rsidP="0077415B">
      <w:r w:rsidRPr="00205528">
        <w:t xml:space="preserve">This technical memorandum presents Golder’s evaluation </w:t>
      </w:r>
      <w:r w:rsidR="00CF2E55">
        <w:t xml:space="preserve">and selection </w:t>
      </w:r>
      <w:r w:rsidRPr="00205528">
        <w:t>of GMMs</w:t>
      </w:r>
      <w:r w:rsidR="004D61EA">
        <w:t xml:space="preserve"> for the project site</w:t>
      </w:r>
      <w:r w:rsidRPr="00205528">
        <w:t xml:space="preserve">. We developed a logic tree for GMMs based on these evaluation results. </w:t>
      </w:r>
      <w:r w:rsidR="00750005">
        <w:t xml:space="preserve">Section 3 summarizes </w:t>
      </w:r>
      <w:r w:rsidRPr="00205528">
        <w:t xml:space="preserve">the </w:t>
      </w:r>
      <w:r w:rsidR="00750005">
        <w:t>GMMs and weights</w:t>
      </w:r>
      <w:r w:rsidRPr="00205528">
        <w:t xml:space="preserve"> developed for this study. </w:t>
      </w:r>
    </w:p>
    <w:p w14:paraId="252726C5" w14:textId="77777777" w:rsidR="0077415B" w:rsidRPr="00205528" w:rsidRDefault="0077415B" w:rsidP="0077415B">
      <w:r w:rsidRPr="00205528">
        <w:t>There are several limitations to this evaluation including:</w:t>
      </w:r>
    </w:p>
    <w:p w14:paraId="6A071A5F" w14:textId="7EE45CB7" w:rsidR="0077415B" w:rsidRDefault="0077415B" w:rsidP="0077415B">
      <w:pPr>
        <w:pStyle w:val="Bullets"/>
        <w:numPr>
          <w:ilvl w:val="0"/>
          <w:numId w:val="15"/>
        </w:numPr>
        <w:tabs>
          <w:tab w:val="num" w:pos="454"/>
        </w:tabs>
        <w:ind w:left="454" w:hanging="454"/>
      </w:pPr>
      <w:r w:rsidRPr="00205528">
        <w:lastRenderedPageBreak/>
        <w:t xml:space="preserve">Dr. Chiou and his team of researchers are developing the fifth NGA-Sub GMM. This GMM </w:t>
      </w:r>
      <w:r w:rsidR="003450C5">
        <w:t>was</w:t>
      </w:r>
      <w:r w:rsidRPr="00205528">
        <w:t xml:space="preserve"> </w:t>
      </w:r>
      <w:r w:rsidR="00912DB5">
        <w:t xml:space="preserve">not </w:t>
      </w:r>
      <w:r w:rsidRPr="00205528">
        <w:t xml:space="preserve">available </w:t>
      </w:r>
      <w:r w:rsidR="00912DB5">
        <w:t>for</w:t>
      </w:r>
      <w:r w:rsidR="003450C5">
        <w:t xml:space="preserve"> this project</w:t>
      </w:r>
      <w:r w:rsidRPr="00205528">
        <w:t xml:space="preserve">. This evaluation, therefore, could not include this GMM. </w:t>
      </w:r>
    </w:p>
    <w:p w14:paraId="150B52A3" w14:textId="6A345007" w:rsidR="003450C5" w:rsidRPr="00205528" w:rsidRDefault="006B46ED" w:rsidP="0077415B">
      <w:pPr>
        <w:pStyle w:val="Bullets"/>
        <w:numPr>
          <w:ilvl w:val="0"/>
          <w:numId w:val="15"/>
        </w:numPr>
        <w:tabs>
          <w:tab w:val="num" w:pos="454"/>
        </w:tabs>
        <w:ind w:left="454" w:hanging="454"/>
      </w:pPr>
      <w:r>
        <w:t xml:space="preserve">The evaluation is </w:t>
      </w:r>
      <w:r w:rsidR="00A81055">
        <w:t xml:space="preserve">qualitative. </w:t>
      </w:r>
      <w:r w:rsidR="00E01C15">
        <w:t xml:space="preserve">Quantitative examination of the GMMs regarding </w:t>
      </w:r>
      <w:r w:rsidR="00B11898">
        <w:t xml:space="preserve">model residuals may result in more </w:t>
      </w:r>
      <w:r w:rsidR="000B6405">
        <w:t xml:space="preserve">robust selection and weighting of available GMMs. </w:t>
      </w:r>
    </w:p>
    <w:p w14:paraId="2D8BA14E" w14:textId="77777777" w:rsidR="0077415B" w:rsidRPr="00205528" w:rsidRDefault="0077415B" w:rsidP="0077415B">
      <w:pPr>
        <w:pStyle w:val="Heading1"/>
        <w:numPr>
          <w:ilvl w:val="0"/>
          <w:numId w:val="19"/>
        </w:numPr>
      </w:pPr>
      <w:r w:rsidRPr="00205528">
        <w:t>Closing</w:t>
      </w:r>
    </w:p>
    <w:p w14:paraId="60B7EB4D" w14:textId="28290FBF" w:rsidR="0077415B" w:rsidRPr="00711588" w:rsidRDefault="0077415B" w:rsidP="0077415B">
      <w:r w:rsidRPr="00205528">
        <w:t>Golder Associates</w:t>
      </w:r>
      <w:r w:rsidR="000B6405">
        <w:t xml:space="preserve"> USA</w:t>
      </w:r>
      <w:r w:rsidRPr="00205528">
        <w:t xml:space="preserve"> Inc. provides these results to support seismic analysis and design of the </w:t>
      </w:r>
      <w:r w:rsidR="00A247F2" w:rsidRPr="00A247F2">
        <w:t xml:space="preserve">Antapaccay </w:t>
      </w:r>
      <w:r w:rsidRPr="00205528">
        <w:t xml:space="preserve">project in </w:t>
      </w:r>
      <w:r w:rsidR="00234A7A">
        <w:t>Chile</w:t>
      </w:r>
      <w:r w:rsidRPr="00205528">
        <w:t>. The conclusions and recommendations have been developed specifically for the site considering the tectonic setting as interpreted from readily available information. Further studies and new information on the tectonics of the region and the ongoing development of the GMMs may require re-evaluation of the conclusions and recommendations provided in this technical memorandum.</w:t>
      </w:r>
    </w:p>
    <w:p w14:paraId="44A59F9F" w14:textId="77777777" w:rsidR="0077415B" w:rsidRPr="00933895" w:rsidRDefault="0077415B" w:rsidP="00933895"/>
    <w:p w14:paraId="17244314" w14:textId="77777777" w:rsidR="009262B6" w:rsidRPr="009262B6" w:rsidRDefault="009262B6" w:rsidP="00613FEE">
      <w:pPr>
        <w:pStyle w:val="Heading1"/>
        <w:numPr>
          <w:ilvl w:val="0"/>
          <w:numId w:val="0"/>
        </w:numPr>
        <w:ind w:left="794" w:hanging="794"/>
      </w:pPr>
    </w:p>
    <w:p w14:paraId="3566C357" w14:textId="7FFEABCD" w:rsidR="000B43C4" w:rsidRDefault="000B43C4" w:rsidP="000B43C4">
      <w:pPr>
        <w:pStyle w:val="CompanyName"/>
        <w:spacing w:after="160" w:line="280" w:lineRule="atLeast"/>
      </w:pPr>
      <w:r w:rsidRPr="00A91555">
        <w:fldChar w:fldCharType="begin"/>
      </w:r>
      <w:r w:rsidRPr="00A91555">
        <w:rPr>
          <w:caps w:val="0"/>
        </w:rPr>
        <w:instrText xml:space="preserve"> Docproperty  "Company Name"  \* Mergeformat </w:instrText>
      </w:r>
      <w:r w:rsidRPr="00A91555">
        <w:fldChar w:fldCharType="separate"/>
      </w:r>
      <w:r w:rsidR="00D04CF5">
        <w:rPr>
          <w:caps w:val="0"/>
        </w:rPr>
        <w:t>Golder Associates USA Inc.</w:t>
      </w:r>
      <w:r w:rsidRPr="00A91555">
        <w:fldChar w:fldCharType="end"/>
      </w:r>
    </w:p>
    <w:p w14:paraId="4260BB92" w14:textId="77777777" w:rsidR="00071ED1" w:rsidRDefault="00071ED1" w:rsidP="000B43C4">
      <w:pPr>
        <w:spacing w:before="240"/>
      </w:pPr>
    </w:p>
    <w:p w14:paraId="289B4EBE" w14:textId="6A9A7589" w:rsidR="000B43C4" w:rsidRDefault="00000000" w:rsidP="00B941B8">
      <w:pPr>
        <w:pStyle w:val="Signatories"/>
        <w:tabs>
          <w:tab w:val="clear" w:pos="5387"/>
          <w:tab w:val="left" w:pos="4820"/>
        </w:tabs>
        <w:spacing w:line="280" w:lineRule="atLeast"/>
      </w:pPr>
      <w:fldSimple w:instr=" DOCPROPERTY  Signatory  \* MERGEFORMAT ">
        <w:r w:rsidR="00D04CF5">
          <w:t>Feng Li, PhD, PE</w:t>
        </w:r>
      </w:fldSimple>
      <w:r w:rsidR="000B43C4">
        <w:tab/>
      </w:r>
      <w:fldSimple w:instr=" DOCPROPERTY  &quot;Approved Signatory&quot;  \* MERGEFORMAT ">
        <w:r w:rsidR="00D04CF5">
          <w:t>Alan Hull, PhD, CEG</w:t>
        </w:r>
      </w:fldSimple>
    </w:p>
    <w:p w14:paraId="6928A2DE" w14:textId="26F2C25E" w:rsidR="000B43C4" w:rsidRDefault="00000000" w:rsidP="00B941B8">
      <w:pPr>
        <w:pStyle w:val="SignatureTitle"/>
        <w:spacing w:line="280" w:lineRule="atLeast"/>
      </w:pPr>
      <w:fldSimple w:instr=" DOCPROPERTY  &quot;Signatory Title&quot;  \* MERGEFORMAT ">
        <w:r w:rsidR="00D04CF5">
          <w:t>Lead Consultant, Geotechnical Engineer</w:t>
        </w:r>
      </w:fldSimple>
      <w:r w:rsidR="000B43C4">
        <w:tab/>
      </w:r>
      <w:fldSimple w:instr=" DOCPROPERTY  &quot;Approved Signatory Title&quot;  \* MERGEFORMAT ">
        <w:r w:rsidR="00D04CF5">
          <w:t>Senior Technical Director</w:t>
        </w:r>
      </w:fldSimple>
    </w:p>
    <w:p w14:paraId="56FD024D" w14:textId="77777777" w:rsidR="00D10A0B" w:rsidRDefault="00D10A0B" w:rsidP="00E94E10">
      <w:pPr>
        <w:pStyle w:val="Initials"/>
      </w:pPr>
    </w:p>
    <w:p w14:paraId="434E3424" w14:textId="7A8FB706" w:rsidR="00024149" w:rsidRDefault="005917CA" w:rsidP="00E94E10">
      <w:pPr>
        <w:pStyle w:val="Initials"/>
      </w:pPr>
      <w:r>
        <w:fldChar w:fldCharType="begin"/>
      </w:r>
      <w:r w:rsidR="00DA143E">
        <w:instrText xml:space="preserve"> DOCPROPERTY  Initials  \* MERGEFORMAT </w:instrText>
      </w:r>
      <w:r>
        <w:fldChar w:fldCharType="separate"/>
      </w:r>
      <w:r w:rsidR="00D04CF5">
        <w:t>FL/AH/</w:t>
      </w:r>
      <w:r>
        <w:fldChar w:fldCharType="end"/>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1276"/>
        <w:gridCol w:w="8804"/>
      </w:tblGrid>
      <w:tr w:rsidR="0031375C" w:rsidRPr="0031375C" w14:paraId="0653C89C" w14:textId="77777777" w:rsidTr="00271388">
        <w:trPr>
          <w:cantSplit/>
          <w:trHeight w:val="272"/>
        </w:trPr>
        <w:tc>
          <w:tcPr>
            <w:tcW w:w="10080" w:type="dxa"/>
            <w:gridSpan w:val="2"/>
          </w:tcPr>
          <w:p w14:paraId="2A331FB2" w14:textId="77777777" w:rsidR="0031375C" w:rsidRPr="0031375C" w:rsidRDefault="0031375C" w:rsidP="00271388">
            <w:pPr>
              <w:spacing w:after="0" w:line="240" w:lineRule="auto"/>
              <w:ind w:right="-1999"/>
              <w:rPr>
                <w:color w:val="000000"/>
              </w:rPr>
            </w:pPr>
            <w:bookmarkStart w:id="53" w:name="anchor"/>
            <w:bookmarkEnd w:id="53"/>
          </w:p>
        </w:tc>
      </w:tr>
      <w:tr w:rsidR="0031375C" w:rsidRPr="0031375C" w14:paraId="64FC30AF" w14:textId="77777777" w:rsidTr="0046111D">
        <w:trPr>
          <w:cantSplit/>
          <w:trHeight w:val="227"/>
        </w:trPr>
        <w:tc>
          <w:tcPr>
            <w:tcW w:w="1292" w:type="dxa"/>
          </w:tcPr>
          <w:p w14:paraId="5743AD16" w14:textId="77777777" w:rsidR="0031375C" w:rsidRPr="0031375C" w:rsidRDefault="009B3435" w:rsidP="0031375C">
            <w:pPr>
              <w:spacing w:after="0" w:line="240" w:lineRule="auto"/>
              <w:rPr>
                <w:color w:val="000000"/>
              </w:rPr>
            </w:pPr>
            <w:bookmarkStart w:id="54" w:name="Distribution"/>
            <w:bookmarkEnd w:id="54"/>
            <w:r>
              <w:rPr>
                <w:color w:val="000000"/>
              </w:rPr>
              <w:t>Distribution:</w:t>
            </w:r>
          </w:p>
        </w:tc>
        <w:bookmarkStart w:id="55" w:name="DistList"/>
        <w:bookmarkEnd w:id="55"/>
        <w:tc>
          <w:tcPr>
            <w:tcW w:w="8788" w:type="dxa"/>
            <w:noWrap/>
          </w:tcPr>
          <w:p w14:paraId="5A540978" w14:textId="77777777" w:rsidR="0031375C" w:rsidRPr="0031375C" w:rsidRDefault="009B3435" w:rsidP="0031375C">
            <w:pPr>
              <w:spacing w:after="0" w:line="240" w:lineRule="auto"/>
              <w:rPr>
                <w:color w:val="000000"/>
              </w:rPr>
            </w:pPr>
            <w:r>
              <w:rPr>
                <w:color w:val="000000"/>
              </w:rPr>
              <w:fldChar w:fldCharType="begin"/>
            </w:r>
            <w:r>
              <w:rPr>
                <w:color w:val="000000"/>
              </w:rPr>
              <w:instrText xml:space="preserve"> MACROBUTTON  NoMacro [Click here and type distribution list] </w:instrText>
            </w:r>
            <w:r>
              <w:rPr>
                <w:color w:val="000000"/>
              </w:rPr>
              <w:fldChar w:fldCharType="end"/>
            </w:r>
          </w:p>
        </w:tc>
      </w:tr>
      <w:tr w:rsidR="0031375C" w:rsidRPr="0031375C" w14:paraId="12CB1A8E" w14:textId="77777777" w:rsidTr="00271388">
        <w:trPr>
          <w:cantSplit/>
          <w:trHeight w:val="227"/>
        </w:trPr>
        <w:tc>
          <w:tcPr>
            <w:tcW w:w="10080" w:type="dxa"/>
            <w:gridSpan w:val="2"/>
          </w:tcPr>
          <w:p w14:paraId="39E49F96" w14:textId="77777777" w:rsidR="0031375C" w:rsidRPr="0031375C" w:rsidRDefault="0031375C" w:rsidP="0031375C">
            <w:pPr>
              <w:spacing w:after="0" w:line="240" w:lineRule="auto"/>
              <w:rPr>
                <w:color w:val="000000"/>
              </w:rPr>
            </w:pPr>
          </w:p>
        </w:tc>
      </w:tr>
      <w:tr w:rsidR="0031375C" w:rsidRPr="0031375C" w14:paraId="233F90FB" w14:textId="77777777" w:rsidTr="0046111D">
        <w:trPr>
          <w:cantSplit/>
          <w:trHeight w:val="227"/>
        </w:trPr>
        <w:tc>
          <w:tcPr>
            <w:tcW w:w="1292" w:type="dxa"/>
          </w:tcPr>
          <w:p w14:paraId="14C683FE" w14:textId="77777777" w:rsidR="0031375C" w:rsidRPr="0031375C" w:rsidRDefault="009B3435" w:rsidP="0031375C">
            <w:pPr>
              <w:spacing w:after="0" w:line="240" w:lineRule="auto"/>
              <w:rPr>
                <w:color w:val="000000"/>
              </w:rPr>
            </w:pPr>
            <w:bookmarkStart w:id="56" w:name="attach"/>
            <w:bookmarkEnd w:id="56"/>
            <w:r>
              <w:rPr>
                <w:color w:val="000000"/>
              </w:rPr>
              <w:t>Attachments:</w:t>
            </w:r>
          </w:p>
        </w:tc>
        <w:bookmarkStart w:id="57" w:name="attach_list"/>
        <w:bookmarkEnd w:id="57"/>
        <w:tc>
          <w:tcPr>
            <w:tcW w:w="8788" w:type="dxa"/>
            <w:noWrap/>
          </w:tcPr>
          <w:p w14:paraId="1EC268EA" w14:textId="77777777" w:rsidR="0031375C" w:rsidRPr="0031375C" w:rsidRDefault="009B3435" w:rsidP="0031375C">
            <w:pPr>
              <w:spacing w:after="0" w:line="240" w:lineRule="auto"/>
              <w:rPr>
                <w:color w:val="000000"/>
              </w:rPr>
            </w:pPr>
            <w:r>
              <w:rPr>
                <w:color w:val="000000"/>
              </w:rPr>
              <w:fldChar w:fldCharType="begin"/>
            </w:r>
            <w:r>
              <w:rPr>
                <w:color w:val="000000"/>
              </w:rPr>
              <w:instrText xml:space="preserve"> MACROBUTTON  NoMacro [Click here and type list of attachments] </w:instrText>
            </w:r>
            <w:r>
              <w:rPr>
                <w:color w:val="000000"/>
              </w:rPr>
              <w:fldChar w:fldCharType="end"/>
            </w:r>
          </w:p>
        </w:tc>
      </w:tr>
      <w:tr w:rsidR="0031375C" w:rsidRPr="0031375C" w14:paraId="027637AD" w14:textId="77777777" w:rsidTr="00271388">
        <w:trPr>
          <w:cantSplit/>
          <w:trHeight w:val="227"/>
        </w:trPr>
        <w:tc>
          <w:tcPr>
            <w:tcW w:w="10080" w:type="dxa"/>
            <w:gridSpan w:val="2"/>
          </w:tcPr>
          <w:p w14:paraId="58A9BAF5" w14:textId="77777777" w:rsidR="0031375C" w:rsidRPr="0031375C" w:rsidRDefault="0031375C" w:rsidP="0031375C">
            <w:pPr>
              <w:spacing w:after="0" w:line="240" w:lineRule="auto"/>
              <w:rPr>
                <w:rFonts w:cs="Arial"/>
                <w:color w:val="000000"/>
              </w:rPr>
            </w:pPr>
          </w:p>
        </w:tc>
      </w:tr>
      <w:tr w:rsidR="0031375C" w:rsidRPr="0031375C" w14:paraId="73EE5E12" w14:textId="77777777" w:rsidTr="00271388">
        <w:trPr>
          <w:cantSplit/>
          <w:trHeight w:val="227"/>
        </w:trPr>
        <w:tc>
          <w:tcPr>
            <w:tcW w:w="10080" w:type="dxa"/>
            <w:gridSpan w:val="2"/>
          </w:tcPr>
          <w:p w14:paraId="0C42A631" w14:textId="77777777" w:rsidR="0031375C" w:rsidRPr="0031375C" w:rsidRDefault="0031375C" w:rsidP="0031375C">
            <w:pPr>
              <w:spacing w:after="0"/>
              <w:rPr>
                <w:rFonts w:cs="Arial"/>
                <w:color w:val="000000"/>
              </w:rPr>
            </w:pPr>
          </w:p>
        </w:tc>
      </w:tr>
      <w:tr w:rsidR="0031375C" w:rsidRPr="0031375C" w14:paraId="67E7A5FB" w14:textId="77777777" w:rsidTr="00271388">
        <w:trPr>
          <w:cantSplit/>
          <w:trHeight w:val="170"/>
        </w:trPr>
        <w:tc>
          <w:tcPr>
            <w:tcW w:w="10080" w:type="dxa"/>
            <w:gridSpan w:val="2"/>
          </w:tcPr>
          <w:p w14:paraId="1A9BD92F" w14:textId="25FCD1D4" w:rsidR="0031375C" w:rsidRPr="0031375C" w:rsidRDefault="0031375C" w:rsidP="0031375C">
            <w:pPr>
              <w:spacing w:line="240" w:lineRule="auto"/>
              <w:rPr>
                <w:rFonts w:cs="Arial"/>
                <w:color w:val="000000"/>
                <w:sz w:val="12"/>
                <w:szCs w:val="16"/>
              </w:rPr>
            </w:pPr>
            <w:r w:rsidRPr="0031375C">
              <w:rPr>
                <w:rFonts w:cs="Arial"/>
                <w:color w:val="000000"/>
                <w:sz w:val="12"/>
                <w:szCs w:val="12"/>
              </w:rPr>
              <w:fldChar w:fldCharType="begin"/>
            </w:r>
            <w:r w:rsidRPr="0031375C">
              <w:rPr>
                <w:rFonts w:cs="Arial"/>
                <w:color w:val="000000"/>
                <w:sz w:val="12"/>
                <w:szCs w:val="12"/>
              </w:rPr>
              <w:instrText xml:space="preserve"> FILENAME  \* Lower \p  \* MERGEFORMAT </w:instrText>
            </w:r>
            <w:r w:rsidRPr="0031375C">
              <w:rPr>
                <w:rFonts w:cs="Arial"/>
                <w:color w:val="000000"/>
                <w:sz w:val="12"/>
                <w:szCs w:val="12"/>
              </w:rPr>
              <w:fldChar w:fldCharType="separate"/>
            </w:r>
            <w:r w:rsidR="00D04CF5" w:rsidRPr="00711A13">
              <w:rPr>
                <w:rFonts w:cs="Arial"/>
                <w:noProof/>
                <w:color w:val="000000"/>
                <w:sz w:val="12"/>
                <w:szCs w:val="16"/>
              </w:rPr>
              <w:t>https</w:t>
            </w:r>
            <w:r w:rsidR="00D04CF5">
              <w:rPr>
                <w:rFonts w:cs="Arial"/>
                <w:noProof/>
                <w:color w:val="000000"/>
                <w:sz w:val="12"/>
                <w:szCs w:val="12"/>
              </w:rPr>
              <w:t>://golderassociates-my.sharepoint.com/personal/feli_golder_com/documents/projects/2022/formarcelo/perezcaldera_draft_tm_appendix_gmm_agh_fl.docx</w:t>
            </w:r>
            <w:r w:rsidRPr="0031375C">
              <w:rPr>
                <w:rFonts w:cs="Arial"/>
                <w:noProof/>
                <w:color w:val="000000"/>
                <w:sz w:val="12"/>
                <w:szCs w:val="12"/>
              </w:rPr>
              <w:fldChar w:fldCharType="end"/>
            </w:r>
          </w:p>
        </w:tc>
      </w:tr>
    </w:tbl>
    <w:p w14:paraId="3CD77A15" w14:textId="77777777" w:rsidR="007979F9" w:rsidRDefault="007979F9" w:rsidP="00415165">
      <w:pPr>
        <w:pStyle w:val="Bullets"/>
        <w:numPr>
          <w:ilvl w:val="0"/>
          <w:numId w:val="0"/>
        </w:numPr>
      </w:pPr>
    </w:p>
    <w:p w14:paraId="7BF5189B" w14:textId="77777777" w:rsidR="008469F8" w:rsidRPr="001815A3" w:rsidRDefault="008469F8" w:rsidP="008469F8">
      <w:pPr>
        <w:pStyle w:val="Heading1"/>
        <w:numPr>
          <w:ilvl w:val="0"/>
          <w:numId w:val="19"/>
        </w:numPr>
      </w:pPr>
      <w:bookmarkStart w:id="58" w:name="AppendixDatum"/>
      <w:bookmarkEnd w:id="58"/>
      <w:commentRangeStart w:id="59"/>
      <w:r>
        <w:t>References</w:t>
      </w:r>
      <w:commentRangeEnd w:id="59"/>
      <w:r w:rsidR="00711A13">
        <w:rPr>
          <w:rStyle w:val="CommentReference"/>
          <w:rFonts w:eastAsiaTheme="minorHAnsi" w:cs="Times New Roman"/>
          <w:b w:val="0"/>
          <w:bCs w:val="0"/>
          <w:caps w:val="0"/>
          <w:color w:val="000000"/>
          <w:kern w:val="0"/>
        </w:rPr>
        <w:commentReference w:id="59"/>
      </w:r>
      <w:r>
        <w:t xml:space="preserve"> </w:t>
      </w:r>
    </w:p>
    <w:p w14:paraId="04BDDFA2" w14:textId="77777777" w:rsidR="008469F8" w:rsidRDefault="008469F8" w:rsidP="008469F8">
      <w:pPr>
        <w:pStyle w:val="References"/>
      </w:pPr>
      <w:r w:rsidRPr="0034769C">
        <w:t>Abrahamson, N., N. Gregor, and K. Addo, K. 2016. BC Hydro ground motion prediction equations for subduction earthquakes. Earthquake Spectra 32(1): 23-44.</w:t>
      </w:r>
    </w:p>
    <w:p w14:paraId="0338FDEE" w14:textId="77777777" w:rsidR="008469F8" w:rsidRDefault="008469F8" w:rsidP="008469F8">
      <w:pPr>
        <w:pStyle w:val="References"/>
      </w:pPr>
      <w:r>
        <w:t>Abrahamson, N. and G</w:t>
      </w:r>
      <w:r w:rsidRPr="00925226">
        <w:t>ül</w:t>
      </w:r>
      <w:r>
        <w:t xml:space="preserve">erce, Z. 2020. </w:t>
      </w:r>
      <w:r w:rsidRPr="00DA6C2C">
        <w:t>Regionalized Ground-Motion Models for</w:t>
      </w:r>
      <w:r>
        <w:t xml:space="preserve"> </w:t>
      </w:r>
      <w:r w:rsidRPr="00DA6C2C">
        <w:t>Subduction Earthquakes Based on the</w:t>
      </w:r>
      <w:r>
        <w:t xml:space="preserve"> </w:t>
      </w:r>
      <w:r w:rsidRPr="00DA6C2C">
        <w:t>NGA-SUB Database</w:t>
      </w:r>
      <w:r>
        <w:t>, Pacific Earthquake Engineering Research Center (PEER) Report 2020/25.</w:t>
      </w:r>
    </w:p>
    <w:p w14:paraId="3C725027" w14:textId="77777777" w:rsidR="008469F8" w:rsidRPr="00C644D9" w:rsidRDefault="008469F8" w:rsidP="008469F8">
      <w:pPr>
        <w:pStyle w:val="References"/>
      </w:pPr>
      <w:r w:rsidRPr="00C644D9">
        <w:t>Abrahamson, N.A. and Youngs, R.R., 1992. A stable algorithm for regression analyses using the random effects model. Bulletin of the Seismological Society of America, 82(1), pp.505-510.</w:t>
      </w:r>
    </w:p>
    <w:p w14:paraId="0879C6F5" w14:textId="77777777" w:rsidR="008469F8" w:rsidRDefault="008469F8" w:rsidP="008469F8">
      <w:pPr>
        <w:pStyle w:val="References"/>
      </w:pPr>
      <w:r>
        <w:t xml:space="preserve">Al </w:t>
      </w:r>
      <w:r w:rsidRPr="00AC3536">
        <w:t>Atik, L. and Youngs, R.R., 2014. Epistemic uncertainty for NGA-West2 models. Earthquake Spectra, 30(3), pp.1301-1318.</w:t>
      </w:r>
    </w:p>
    <w:p w14:paraId="42D266DE" w14:textId="77777777" w:rsidR="008469F8" w:rsidRDefault="008469F8" w:rsidP="008469F8">
      <w:pPr>
        <w:pStyle w:val="References"/>
      </w:pPr>
      <w:r w:rsidRPr="00D87184">
        <w:lastRenderedPageBreak/>
        <w:t>Archuleta, R. and Ji, C. 2018. A look at scaling of ground motion with magnitude. Proceedings</w:t>
      </w:r>
      <w:r>
        <w:t xml:space="preserve"> </w:t>
      </w:r>
      <w:r w:rsidRPr="00D87184">
        <w:t>of the 11th National Conference on Earthquake Engineering, Los Angeles, CA.</w:t>
      </w:r>
    </w:p>
    <w:p w14:paraId="1CC11F87" w14:textId="77777777" w:rsidR="008469F8" w:rsidRDefault="008469F8" w:rsidP="008469F8">
      <w:pPr>
        <w:rPr>
          <w:lang w:val="en-GB"/>
        </w:rPr>
      </w:pPr>
      <w:r>
        <w:rPr>
          <w:lang w:val="en-GB"/>
        </w:rPr>
        <w:t>Arteta, C.A., Pajaro, C.A., Mercado, V., Montejo, J., Arcila, M. and Abrahamson, A. 2021. G</w:t>
      </w:r>
      <w:r w:rsidRPr="006C572D">
        <w:rPr>
          <w:lang w:val="en-GB"/>
        </w:rPr>
        <w:t>round</w:t>
      </w:r>
      <w:r>
        <w:rPr>
          <w:lang w:val="en-GB"/>
        </w:rPr>
        <w:t>-</w:t>
      </w:r>
      <w:r w:rsidRPr="006C572D">
        <w:rPr>
          <w:lang w:val="en-GB"/>
        </w:rPr>
        <w:t xml:space="preserve">motion model for subduction earthquakes in northern </w:t>
      </w:r>
      <w:r>
        <w:rPr>
          <w:lang w:val="en-GB"/>
        </w:rPr>
        <w:t>S</w:t>
      </w:r>
      <w:r w:rsidRPr="006C572D">
        <w:rPr>
          <w:lang w:val="en-GB"/>
        </w:rPr>
        <w:t xml:space="preserve">outh </w:t>
      </w:r>
      <w:r>
        <w:rPr>
          <w:lang w:val="en-GB"/>
        </w:rPr>
        <w:t>America. Submitted to Earthquake Spectra.</w:t>
      </w:r>
    </w:p>
    <w:p w14:paraId="37E33F75" w14:textId="77777777" w:rsidR="008469F8" w:rsidRDefault="008469F8" w:rsidP="008469F8">
      <w:pPr>
        <w:pStyle w:val="References"/>
        <w:rPr>
          <w:lang w:val="en-CA"/>
        </w:rPr>
      </w:pPr>
      <w:r w:rsidRPr="00064A38">
        <w:rPr>
          <w:lang w:val="en-CA"/>
        </w:rPr>
        <w:t>Atkinson, G.M., D.M. Boore. 2003.  Empirical Ground-Motion Relations for Subduction-Zone Earthquakes and Their Application to Cascadia and Other Regions: Bulletin of the Seismological Society of America, vol. 93, no. 4, pp. 1703- 1729.</w:t>
      </w:r>
    </w:p>
    <w:p w14:paraId="240634F0" w14:textId="77777777" w:rsidR="008469F8" w:rsidRPr="00181B22" w:rsidRDefault="008469F8" w:rsidP="008469F8">
      <w:pPr>
        <w:pStyle w:val="References"/>
      </w:pPr>
      <w:r w:rsidRPr="00181B22">
        <w:t>Bozorgnia, Y., Abrahamson, N.A., Atik, L.A., Ancheta, T.D., Atkinson, G.M., Baker, J.W., Baltay, A., Boore, D.M., Campbell, K.W., Chiou, B.S.J. and Darragh, R., 2014. NGA-West2 research project. Earthquake Spectra, 30(3), pp.973-987.</w:t>
      </w:r>
    </w:p>
    <w:p w14:paraId="1D298EF7" w14:textId="77777777" w:rsidR="008469F8" w:rsidRDefault="008469F8" w:rsidP="008469F8">
      <w:pPr>
        <w:pStyle w:val="References"/>
      </w:pPr>
      <w:r w:rsidRPr="00064A38">
        <w:t>Bozorgnia, Y. and Stewart, J.P. (editor) 2020. Data Resources for NGA-Subduction Project, Pacific Earthquake Engineering Research Center (PEER) Report 2020/02.</w:t>
      </w:r>
    </w:p>
    <w:p w14:paraId="5E5E60E9" w14:textId="77777777" w:rsidR="008469F8" w:rsidRDefault="008469F8" w:rsidP="008469F8">
      <w:pPr>
        <w:pStyle w:val="References"/>
      </w:pPr>
      <w:r w:rsidRPr="00995434">
        <w:t>Campbell, K.W., 2020. Proposed methodology for estimating the magnitude at which subduction megathrust ground motions and source dimensions exhibit a break in magnitude scaling: Example for 79 global subduction zones. Earthquake Spectra, 36(3), pp.1271-1297.</w:t>
      </w:r>
    </w:p>
    <w:p w14:paraId="65B8B9E9" w14:textId="77777777" w:rsidR="008469F8" w:rsidRPr="001B03BD" w:rsidRDefault="008469F8" w:rsidP="008469F8">
      <w:pPr>
        <w:pStyle w:val="References"/>
      </w:pPr>
      <w:r w:rsidRPr="001B03BD">
        <w:t>Drouet, S., Montalva, G., Dimaté, M.C., Castillo, L.F., Fernandez, G.A., Morales, C., Bastias, N., Pirchiner, M., Singaucho, J.C. and Weatherhill, G., 2017, January. Building a ground</w:t>
      </w:r>
      <w:r w:rsidRPr="001B03BD">
        <w:rPr>
          <w:rFonts w:ascii="Cambria Math" w:hAnsi="Cambria Math" w:cs="Cambria Math"/>
        </w:rPr>
        <w:t>‐</w:t>
      </w:r>
      <w:r w:rsidRPr="001B03BD">
        <w:t>motion logic tree for South America within the GEM</w:t>
      </w:r>
      <w:r w:rsidRPr="001B03BD">
        <w:rPr>
          <w:rFonts w:ascii="Cambria Math" w:hAnsi="Cambria Math" w:cs="Cambria Math"/>
        </w:rPr>
        <w:t>‐</w:t>
      </w:r>
      <w:r w:rsidRPr="001B03BD">
        <w:t>SARA project framework. In 16th world conference on earthquake engineering January (pp. 9-13).</w:t>
      </w:r>
    </w:p>
    <w:p w14:paraId="7AC115BA" w14:textId="77777777" w:rsidR="008469F8" w:rsidRDefault="008469F8" w:rsidP="008469F8">
      <w:pPr>
        <w:pStyle w:val="References"/>
      </w:pPr>
      <w:r w:rsidRPr="00064A38">
        <w:t>Kuehn, N., Bozorgnia, Y., Campbell, K.W., and Gregor, N. 2020. Partially Non-Ergodic Ground-Motion Model</w:t>
      </w:r>
      <w:r>
        <w:t xml:space="preserve"> </w:t>
      </w:r>
      <w:r w:rsidRPr="00064A38">
        <w:t>for Subduction Regions using the NGA-Subduction Database, Pacific Earthquake Engineering Research Center (PEER) Report 2020/04.</w:t>
      </w:r>
    </w:p>
    <w:p w14:paraId="5C6B8AF6" w14:textId="77777777" w:rsidR="008469F8" w:rsidRDefault="008469F8" w:rsidP="008469F8">
      <w:pPr>
        <w:pStyle w:val="References"/>
      </w:pPr>
      <w:r w:rsidRPr="003E24B5">
        <w:t>Mak, S., Clements, R.A. and Schorlemmer, D., 2017. Empirical evaluation of hierarchical ground</w:t>
      </w:r>
      <w:r w:rsidRPr="003E24B5">
        <w:rPr>
          <w:rFonts w:ascii="Cambria Math" w:hAnsi="Cambria Math" w:cs="Cambria Math"/>
        </w:rPr>
        <w:t>‐</w:t>
      </w:r>
      <w:r w:rsidRPr="003E24B5">
        <w:t>motion models: Score uncertainty and model weighting. Bulletin of the Seismological Society of America, 107(2), pp.949-965.</w:t>
      </w:r>
    </w:p>
    <w:p w14:paraId="24BEEC17" w14:textId="77777777" w:rsidR="008469F8" w:rsidRPr="003E24B5" w:rsidRDefault="008469F8" w:rsidP="008469F8">
      <w:pPr>
        <w:pStyle w:val="References"/>
      </w:pPr>
      <w:r w:rsidRPr="006B2F45">
        <w:t>Montalva, G.A., Bastías, N. and Rodriguez</w:t>
      </w:r>
      <w:r w:rsidRPr="006B2F45">
        <w:rPr>
          <w:rFonts w:ascii="Cambria Math" w:hAnsi="Cambria Math" w:cs="Cambria Math"/>
        </w:rPr>
        <w:t>‐</w:t>
      </w:r>
      <w:r w:rsidRPr="006B2F45">
        <w:t>Marek, A., 2017. Ground</w:t>
      </w:r>
      <w:r w:rsidRPr="006B2F45">
        <w:rPr>
          <w:rFonts w:ascii="Cambria Math" w:hAnsi="Cambria Math" w:cs="Cambria Math"/>
        </w:rPr>
        <w:t>‐</w:t>
      </w:r>
      <w:r w:rsidRPr="006B2F45">
        <w:t>motion prediction equation for the Chilean subduction zone. Bulletin of the Seismological Society of America, 107(2), pp.901-911.</w:t>
      </w:r>
    </w:p>
    <w:p w14:paraId="4B73F756" w14:textId="77777777" w:rsidR="008469F8" w:rsidRDefault="008469F8" w:rsidP="008469F8">
      <w:pPr>
        <w:pStyle w:val="References"/>
      </w:pPr>
      <w:r w:rsidRPr="00064A38">
        <w:t>Parker, G., Stewart, J.P., Boore, D.M., Atkinson, G.M., and Hassani, B. 2020. NGA-Subduction Global Ground-Motion Models with Regional Adjustment Factors, Pacific Earthquake Engineering Research Center (PEER) Report 2020/03.</w:t>
      </w:r>
    </w:p>
    <w:p w14:paraId="3AE474EF" w14:textId="77777777" w:rsidR="008469F8" w:rsidRDefault="008469F8" w:rsidP="008469F8">
      <w:pPr>
        <w:pStyle w:val="References"/>
      </w:pPr>
      <w:r>
        <w:t xml:space="preserve">Si, H., </w:t>
      </w:r>
      <w:r w:rsidRPr="00A75AD7">
        <w:t>Midorikawa</w:t>
      </w:r>
      <w:r>
        <w:t xml:space="preserve">, S. and </w:t>
      </w:r>
      <w:r w:rsidRPr="00A75AD7">
        <w:t>Kishida</w:t>
      </w:r>
      <w:r>
        <w:t xml:space="preserve">, T. 2020. Development of NGA-Sub Ground-Motion Model of 5%-Damped Pseudo-Spectral Acceleration Based on Database for Subduction Earthquakes in Japan, </w:t>
      </w:r>
      <w:r w:rsidRPr="00064A38">
        <w:t>Pacific Earthquake Engineering Research Center (PEER) Report 2020/0</w:t>
      </w:r>
      <w:r>
        <w:t>6</w:t>
      </w:r>
      <w:r w:rsidRPr="00064A38">
        <w:t>.</w:t>
      </w:r>
    </w:p>
    <w:p w14:paraId="6966D4BB" w14:textId="77777777" w:rsidR="008469F8" w:rsidRDefault="008469F8" w:rsidP="008469F8">
      <w:pPr>
        <w:pStyle w:val="References"/>
        <w:rPr>
          <w:lang w:val="en-CA"/>
        </w:rPr>
      </w:pPr>
      <w:r w:rsidRPr="00064A38">
        <w:rPr>
          <w:lang w:val="en-CA"/>
        </w:rPr>
        <w:t>Zhao J.X., Zhang, J., Asano, A., Ohno, Y., Oouchi, T., Takahashi, T., Ogawa, H., Irikura, K., Thio, H.K., Somerville, P.G., Fukushima, Y., and Fukushima, Y. 2006. Attenuation Relations of Strong Ground Motion in Japan Using Site Classification Based on Predominant Period:  Bulletin of the Seismological Society of America, vol. 96, no. 3, p. 898–913.</w:t>
      </w:r>
    </w:p>
    <w:p w14:paraId="28FBF6F5" w14:textId="77777777" w:rsidR="008469F8" w:rsidRDefault="008469F8" w:rsidP="008469F8">
      <w:pPr>
        <w:pStyle w:val="References"/>
      </w:pPr>
      <w:r w:rsidRPr="00BB724B">
        <w:lastRenderedPageBreak/>
        <w:t>Zhao, J.X., Liang, X., Jiang, F., Xing, H., Zhu, M., Hou, R., Zhang, Y., Lan, X., Rhoades, D.A., Irikura, K. and Fukushima, Y., 2016</w:t>
      </w:r>
      <w:r>
        <w:t>a</w:t>
      </w:r>
      <w:r w:rsidRPr="00BB724B">
        <w:t>. Ground</w:t>
      </w:r>
      <w:r w:rsidRPr="00BB724B">
        <w:rPr>
          <w:rFonts w:ascii="Cambria Math" w:hAnsi="Cambria Math" w:cs="Cambria Math"/>
        </w:rPr>
        <w:t>‐</w:t>
      </w:r>
      <w:r w:rsidRPr="00BB724B">
        <w:t>motion prediction equations for subduction interface earthquakes in Japan using site class and simple geometric attenuation functions. Bulletin of the Seismological Society of America, 106(4), pp.1518-1534.</w:t>
      </w:r>
    </w:p>
    <w:p w14:paraId="653DD37E" w14:textId="77777777" w:rsidR="008469F8" w:rsidRPr="00BB724B" w:rsidRDefault="008469F8" w:rsidP="008469F8">
      <w:pPr>
        <w:pStyle w:val="References"/>
      </w:pPr>
      <w:r w:rsidRPr="00AF78F8">
        <w:t>Zhao, J.X., Jiang, F., Shi, P., Xing, H., Huang, H., Hou, R., Zhang, Y., Yu, P., Lan, X., Rhoades, D.A. and Somerville, P.G., 2016</w:t>
      </w:r>
      <w:r>
        <w:t>b</w:t>
      </w:r>
      <w:r w:rsidRPr="00AF78F8">
        <w:t>. Ground</w:t>
      </w:r>
      <w:r w:rsidRPr="00AF78F8">
        <w:rPr>
          <w:rFonts w:ascii="Cambria Math" w:hAnsi="Cambria Math" w:cs="Cambria Math"/>
        </w:rPr>
        <w:t>‐</w:t>
      </w:r>
      <w:r w:rsidRPr="00AF78F8">
        <w:t>motion prediction equations for subduction slab earthquakes in Japan using site class and simple geometric attenuation functions. Bulletin of the Seismological Society of America, 106(4), pp.1535-1551.</w:t>
      </w:r>
    </w:p>
    <w:p w14:paraId="317340AF" w14:textId="77777777" w:rsidR="003852D1" w:rsidRDefault="003852D1" w:rsidP="007B6401">
      <w:pPr>
        <w:spacing w:after="0" w:line="240" w:lineRule="auto"/>
      </w:pPr>
    </w:p>
    <w:sectPr w:rsidR="003852D1" w:rsidSect="003B2983">
      <w:headerReference w:type="even" r:id="rId33"/>
      <w:headerReference w:type="default" r:id="rId34"/>
      <w:footerReference w:type="even" r:id="rId35"/>
      <w:footerReference w:type="default" r:id="rId36"/>
      <w:headerReference w:type="first" r:id="rId37"/>
      <w:footerReference w:type="first" r:id="rId38"/>
      <w:pgSz w:w="12242" w:h="15842" w:code="1"/>
      <w:pgMar w:top="1077" w:right="1077" w:bottom="1361" w:left="1077" w:header="1021" w:footer="567" w:gutter="0"/>
      <w:pgNumType w:start="1"/>
      <w:cols w:space="708"/>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 Feng" w:date="2022-05-24T15:54:00Z" w:initials="LF">
    <w:p w14:paraId="5BDC4D7E" w14:textId="6BB6D5AC" w:rsidR="00D83251" w:rsidRDefault="00393F75" w:rsidP="00282983">
      <w:pPr>
        <w:pStyle w:val="CommentText"/>
      </w:pPr>
      <w:r>
        <w:rPr>
          <w:rStyle w:val="CommentReference"/>
        </w:rPr>
        <w:annotationRef/>
      </w:r>
      <w:r>
        <w:t>Marcelo, this</w:t>
      </w:r>
      <w:r w:rsidR="00750EDE">
        <w:t xml:space="preserve"> memo</w:t>
      </w:r>
      <w:r>
        <w:t xml:space="preserve"> is for </w:t>
      </w:r>
      <w:r w:rsidR="00027C5D" w:rsidRPr="00027C5D">
        <w:t>Antapaccay</w:t>
      </w:r>
      <w:r w:rsidR="00CB2315">
        <w:t xml:space="preserve"> (about 14</w:t>
      </w:r>
      <w:r w:rsidR="00CB2315">
        <w:rPr>
          <w:rFonts w:cs="Arial"/>
        </w:rPr>
        <w:t>°</w:t>
      </w:r>
      <w:r w:rsidR="00CB2315">
        <w:t>S)</w:t>
      </w:r>
      <w:r w:rsidR="00027C5D">
        <w:t xml:space="preserve">, finer-region adjustment </w:t>
      </w:r>
      <w:r w:rsidR="00CB2315">
        <w:t xml:space="preserve">may be needed. </w:t>
      </w:r>
    </w:p>
    <w:p w14:paraId="603017E0" w14:textId="1B5F9406" w:rsidR="00282983" w:rsidRDefault="00282983" w:rsidP="00282983">
      <w:pPr>
        <w:pStyle w:val="CommentText"/>
      </w:pPr>
      <w:r>
        <w:t xml:space="preserve">I’ve also adjusted the logic tree. </w:t>
      </w:r>
    </w:p>
    <w:p w14:paraId="2C7A002F" w14:textId="77777777" w:rsidR="00D83251" w:rsidRDefault="00D83251">
      <w:pPr>
        <w:pStyle w:val="CommentText"/>
      </w:pPr>
    </w:p>
    <w:p w14:paraId="35EEDF1D" w14:textId="12178C9C" w:rsidR="00D83251" w:rsidRDefault="00D83251">
      <w:pPr>
        <w:pStyle w:val="CommentText"/>
      </w:pPr>
    </w:p>
  </w:comment>
  <w:comment w:id="28" w:author="Hull, Alan" w:date="2022-05-26T11:22:00Z" w:initials="HA">
    <w:p w14:paraId="28E15AB8" w14:textId="5B21710B" w:rsidR="00EA40E1" w:rsidRDefault="00EA40E1">
      <w:pPr>
        <w:pStyle w:val="CommentText"/>
      </w:pPr>
      <w:r>
        <w:rPr>
          <w:rStyle w:val="CommentReference"/>
        </w:rPr>
        <w:annotationRef/>
      </w:r>
      <w:r>
        <w:t>I do n</w:t>
      </w:r>
      <w:r w:rsidR="005E21DF">
        <w:t>o</w:t>
      </w:r>
      <w:r>
        <w:t>t understand what “ended” means in this context.</w:t>
      </w:r>
    </w:p>
  </w:comment>
  <w:comment w:id="31" w:author="Hull, Alan" w:date="2022-05-26T11:22:00Z" w:initials="HA">
    <w:p w14:paraId="76180FD9" w14:textId="5D0BC65B" w:rsidR="005E21DF" w:rsidRDefault="005E21DF">
      <w:pPr>
        <w:pStyle w:val="CommentText"/>
      </w:pPr>
      <w:r>
        <w:rPr>
          <w:rStyle w:val="CommentReference"/>
        </w:rPr>
        <w:annotationRef/>
      </w:r>
      <w:r>
        <w:t>Can we say why we think this?</w:t>
      </w:r>
    </w:p>
  </w:comment>
  <w:comment w:id="59" w:author="Li, Feng" w:date="2022-05-31T16:55:00Z" w:initials="LF">
    <w:p w14:paraId="7F4E68A3" w14:textId="7E3EA5E3" w:rsidR="00711A13" w:rsidRDefault="00711A13">
      <w:pPr>
        <w:pStyle w:val="CommentText"/>
      </w:pPr>
      <w:r>
        <w:rPr>
          <w:rStyle w:val="CommentReference"/>
        </w:rPr>
        <w:annotationRef/>
      </w:r>
      <w:r>
        <w:t>Need to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EEDF1D" w15:done="0"/>
  <w15:commentEx w15:paraId="28E15AB8" w15:done="0"/>
  <w15:commentEx w15:paraId="76180FD9" w15:done="0"/>
  <w15:commentEx w15:paraId="7F4E68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377E43" w16cex:dateUtc="2022-05-24T22:54:00Z"/>
  <w16cex:commentExtensible w16cex:durableId="2639E15D" w16cex:dateUtc="2022-05-26T18:22:00Z"/>
  <w16cex:commentExtensible w16cex:durableId="2639E18A" w16cex:dateUtc="2022-05-26T18:22:00Z"/>
  <w16cex:commentExtensible w16cex:durableId="2640C715" w16cex:dateUtc="2022-05-31T2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EEDF1D" w16cid:durableId="26377E43"/>
  <w16cid:commentId w16cid:paraId="28E15AB8" w16cid:durableId="2639E15D"/>
  <w16cid:commentId w16cid:paraId="76180FD9" w16cid:durableId="2639E18A"/>
  <w16cid:commentId w16cid:paraId="7F4E68A3" w16cid:durableId="2640C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FD86" w14:textId="77777777" w:rsidR="00DA1B47" w:rsidRDefault="00DA1B47">
      <w:r>
        <w:separator/>
      </w:r>
    </w:p>
  </w:endnote>
  <w:endnote w:type="continuationSeparator" w:id="0">
    <w:p w14:paraId="65A0A919" w14:textId="77777777" w:rsidR="00DA1B47" w:rsidRDefault="00DA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39D5" w14:textId="77777777" w:rsidR="00D04CF5" w:rsidRDefault="00D04C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7" w:rightFromText="187" w:vertAnchor="text" w:tblpY="1"/>
      <w:tblOverlap w:val="never"/>
      <w:tblW w:w="10065" w:type="dxa"/>
      <w:tblBorders>
        <w:top w:val="single" w:sz="12" w:space="0" w:color="333D47" w:themeColor="accent2"/>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298"/>
      <w:gridCol w:w="6189"/>
      <w:gridCol w:w="1578"/>
    </w:tblGrid>
    <w:tr w:rsidR="008B2375" w14:paraId="7C642035" w14:textId="77777777" w:rsidTr="007430B7">
      <w:trPr>
        <w:trHeight w:val="113"/>
      </w:trPr>
      <w:tc>
        <w:tcPr>
          <w:tcW w:w="10065" w:type="dxa"/>
          <w:gridSpan w:val="3"/>
        </w:tcPr>
        <w:p w14:paraId="35F468C5" w14:textId="77777777" w:rsidR="008B2375" w:rsidRPr="00227791" w:rsidRDefault="008B2375" w:rsidP="00B07807">
          <w:pPr>
            <w:tabs>
              <w:tab w:val="center" w:pos="4153"/>
              <w:tab w:val="right" w:pos="8306"/>
            </w:tabs>
            <w:spacing w:after="0" w:line="240" w:lineRule="auto"/>
            <w:jc w:val="right"/>
            <w:rPr>
              <w:b/>
              <w:color w:val="6EAD3B"/>
              <w:sz w:val="10"/>
              <w:szCs w:val="12"/>
            </w:rPr>
          </w:pPr>
        </w:p>
      </w:tc>
    </w:tr>
    <w:tr w:rsidR="00387991" w14:paraId="3B2F62F6" w14:textId="77777777" w:rsidTr="007430B7">
      <w:trPr>
        <w:trHeight w:val="340"/>
      </w:trPr>
      <w:tc>
        <w:tcPr>
          <w:tcW w:w="1701" w:type="dxa"/>
          <w:tcMar>
            <w:left w:w="0" w:type="dxa"/>
          </w:tcMar>
        </w:tcPr>
        <w:p w14:paraId="28349EDF" w14:textId="77777777" w:rsidR="00387991" w:rsidRDefault="009B3435" w:rsidP="00B07807">
          <w:pPr>
            <w:pStyle w:val="Footer"/>
            <w:rPr>
              <w:szCs w:val="16"/>
            </w:rPr>
          </w:pPr>
          <w:r w:rsidRPr="009B3435">
            <w:rPr>
              <w:noProof/>
              <w:szCs w:val="16"/>
            </w:rPr>
            <w:drawing>
              <wp:inline distT="0" distB="0" distL="0" distR="0" wp14:anchorId="145D272A" wp14:editId="54B44348">
                <wp:extent cx="1389888" cy="210312"/>
                <wp:effectExtent l="0" t="0" r="127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89888" cy="210312"/>
                        </a:xfrm>
                        <a:prstGeom prst="rect">
                          <a:avLst/>
                        </a:prstGeom>
                      </pic:spPr>
                    </pic:pic>
                  </a:graphicData>
                </a:graphic>
              </wp:inline>
            </w:drawing>
          </w:r>
        </w:p>
      </w:tc>
      <w:tc>
        <w:tcPr>
          <w:tcW w:w="6663" w:type="dxa"/>
          <w:vAlign w:val="center"/>
        </w:tcPr>
        <w:p w14:paraId="05BF902E" w14:textId="6117CDF8" w:rsidR="00387991" w:rsidRPr="001E05CD" w:rsidRDefault="008960A0" w:rsidP="00B07807">
          <w:pPr>
            <w:pStyle w:val="Footer"/>
            <w:jc w:val="center"/>
            <w:rPr>
              <w:b/>
              <w:caps/>
              <w:sz w:val="20"/>
              <w:szCs w:val="16"/>
            </w:rPr>
          </w:pPr>
          <w:r>
            <w:rPr>
              <w:b/>
              <w:caps/>
              <w:sz w:val="20"/>
              <w:szCs w:val="16"/>
            </w:rPr>
            <w:t>DRAFT</w:t>
          </w:r>
          <w:r w:rsidR="00664B17">
            <w:rPr>
              <w:b/>
              <w:caps/>
              <w:sz w:val="20"/>
              <w:szCs w:val="16"/>
            </w:rPr>
            <w:fldChar w:fldCharType="begin"/>
          </w:r>
          <w:r w:rsidR="00664B17">
            <w:rPr>
              <w:b/>
              <w:caps/>
              <w:sz w:val="20"/>
              <w:szCs w:val="16"/>
            </w:rPr>
            <w:instrText xml:space="preserve"> DOCPROPERTY  Classification  \* MERGEFORMAT </w:instrText>
          </w:r>
          <w:r w:rsidR="00664B17">
            <w:rPr>
              <w:b/>
              <w:caps/>
              <w:sz w:val="20"/>
              <w:szCs w:val="16"/>
            </w:rPr>
            <w:fldChar w:fldCharType="end"/>
          </w:r>
        </w:p>
      </w:tc>
      <w:tc>
        <w:tcPr>
          <w:tcW w:w="1701" w:type="dxa"/>
          <w:tcMar>
            <w:right w:w="0" w:type="dxa"/>
          </w:tcMar>
          <w:vAlign w:val="center"/>
        </w:tcPr>
        <w:p w14:paraId="210AECE9" w14:textId="77777777" w:rsidR="00387991" w:rsidRPr="00E20AA4" w:rsidRDefault="00387991" w:rsidP="00B07807">
          <w:pPr>
            <w:pStyle w:val="Footer"/>
            <w:jc w:val="right"/>
            <w:rPr>
              <w:sz w:val="16"/>
              <w:szCs w:val="16"/>
            </w:rPr>
          </w:pPr>
          <w:r w:rsidRPr="00E20AA4">
            <w:rPr>
              <w:sz w:val="16"/>
              <w:szCs w:val="16"/>
            </w:rPr>
            <w:fldChar w:fldCharType="begin"/>
          </w:r>
          <w:r w:rsidRPr="00E20AA4">
            <w:rPr>
              <w:sz w:val="16"/>
              <w:szCs w:val="16"/>
            </w:rPr>
            <w:instrText xml:space="preserve"> PAGE  \* Arabic  \* MERGEFORMAT </w:instrText>
          </w:r>
          <w:r w:rsidRPr="00E20AA4">
            <w:rPr>
              <w:sz w:val="16"/>
              <w:szCs w:val="16"/>
            </w:rPr>
            <w:fldChar w:fldCharType="separate"/>
          </w:r>
          <w:r w:rsidR="001A0FC4">
            <w:rPr>
              <w:noProof/>
              <w:sz w:val="16"/>
              <w:szCs w:val="16"/>
            </w:rPr>
            <w:t>2</w:t>
          </w:r>
          <w:r w:rsidRPr="00E20AA4">
            <w:rPr>
              <w:sz w:val="16"/>
              <w:szCs w:val="16"/>
            </w:rPr>
            <w:fldChar w:fldCharType="end"/>
          </w:r>
        </w:p>
      </w:tc>
    </w:tr>
  </w:tbl>
  <w:p w14:paraId="23F459AD" w14:textId="77777777" w:rsidR="001A3EBC" w:rsidRPr="007A031D" w:rsidRDefault="001A3EBC" w:rsidP="0047175E">
    <w:pPr>
      <w:pStyle w:val="Footer"/>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1" w:rightFromText="181" w:vertAnchor="page" w:tblpY="13893"/>
      <w:tblOverlap w:val="never"/>
      <w:tblW w:w="10065" w:type="dxa"/>
      <w:tblBorders>
        <w:top w:val="single" w:sz="12" w:space="0" w:color="333D47" w:themeColor="accent2"/>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6043"/>
      <w:gridCol w:w="2944"/>
      <w:gridCol w:w="1078"/>
    </w:tblGrid>
    <w:tr w:rsidR="00052F1A" w:rsidRPr="00183179" w14:paraId="4C2385DD" w14:textId="77777777" w:rsidTr="00CE6693">
      <w:trPr>
        <w:trHeight w:val="113"/>
      </w:trPr>
      <w:tc>
        <w:tcPr>
          <w:tcW w:w="6043" w:type="dxa"/>
        </w:tcPr>
        <w:p w14:paraId="78BA14AB" w14:textId="77777777" w:rsidR="00052F1A" w:rsidRPr="003778B3" w:rsidRDefault="00052F1A" w:rsidP="00F0448F">
          <w:pPr>
            <w:tabs>
              <w:tab w:val="center" w:pos="4153"/>
              <w:tab w:val="right" w:pos="8306"/>
            </w:tabs>
            <w:spacing w:after="0" w:line="240" w:lineRule="auto"/>
            <w:rPr>
              <w:sz w:val="12"/>
              <w:szCs w:val="12"/>
            </w:rPr>
          </w:pPr>
        </w:p>
      </w:tc>
      <w:tc>
        <w:tcPr>
          <w:tcW w:w="4022" w:type="dxa"/>
          <w:gridSpan w:val="2"/>
        </w:tcPr>
        <w:p w14:paraId="15B7ED9E" w14:textId="77777777" w:rsidR="00052F1A" w:rsidRDefault="00052F1A" w:rsidP="00F0448F">
          <w:pPr>
            <w:tabs>
              <w:tab w:val="center" w:pos="4153"/>
              <w:tab w:val="right" w:pos="8306"/>
            </w:tabs>
            <w:spacing w:after="0" w:line="240" w:lineRule="auto"/>
            <w:jc w:val="right"/>
            <w:rPr>
              <w:sz w:val="12"/>
              <w:szCs w:val="12"/>
            </w:rPr>
          </w:pPr>
        </w:p>
      </w:tc>
    </w:tr>
    <w:tr w:rsidR="00052F1A" w:rsidRPr="00183179" w14:paraId="0D67BD6C" w14:textId="77777777" w:rsidTr="00CE6693">
      <w:trPr>
        <w:trHeight w:val="113"/>
      </w:trPr>
      <w:tc>
        <w:tcPr>
          <w:tcW w:w="6043" w:type="dxa"/>
        </w:tcPr>
        <w:p w14:paraId="09D3435C" w14:textId="77777777" w:rsidR="00052F1A" w:rsidRPr="00CD5C10" w:rsidRDefault="009B3435" w:rsidP="00F0448F">
          <w:pPr>
            <w:tabs>
              <w:tab w:val="center" w:pos="4153"/>
              <w:tab w:val="right" w:pos="8306"/>
            </w:tabs>
            <w:spacing w:after="0" w:line="240" w:lineRule="auto"/>
            <w:rPr>
              <w:b/>
              <w:sz w:val="12"/>
              <w:szCs w:val="12"/>
            </w:rPr>
          </w:pPr>
          <w:bookmarkStart w:id="61" w:name="Business"/>
          <w:r>
            <w:rPr>
              <w:b/>
              <w:sz w:val="14"/>
              <w:szCs w:val="12"/>
            </w:rPr>
            <w:t>Golder Associates USA Inc.</w:t>
          </w:r>
          <w:bookmarkEnd w:id="61"/>
          <w:r w:rsidR="0078134D">
            <w:rPr>
              <w:b/>
              <w:sz w:val="14"/>
              <w:szCs w:val="12"/>
            </w:rPr>
            <w:t xml:space="preserve"> </w:t>
          </w:r>
        </w:p>
      </w:tc>
      <w:tc>
        <w:tcPr>
          <w:tcW w:w="4022" w:type="dxa"/>
          <w:gridSpan w:val="2"/>
        </w:tcPr>
        <w:p w14:paraId="08CBCC42" w14:textId="77777777" w:rsidR="00052F1A" w:rsidRDefault="00052F1A" w:rsidP="00F0448F">
          <w:pPr>
            <w:tabs>
              <w:tab w:val="center" w:pos="4153"/>
              <w:tab w:val="right" w:pos="8306"/>
            </w:tabs>
            <w:spacing w:after="0" w:line="240" w:lineRule="auto"/>
            <w:rPr>
              <w:sz w:val="12"/>
              <w:szCs w:val="12"/>
            </w:rPr>
          </w:pPr>
        </w:p>
      </w:tc>
    </w:tr>
    <w:tr w:rsidR="00052F1A" w:rsidRPr="004A73AA" w14:paraId="4541607A" w14:textId="77777777" w:rsidTr="00CE6693">
      <w:trPr>
        <w:trHeight w:val="276"/>
      </w:trPr>
      <w:tc>
        <w:tcPr>
          <w:tcW w:w="6043" w:type="dxa"/>
        </w:tcPr>
        <w:p w14:paraId="5FDA899C" w14:textId="77777777" w:rsidR="00052F1A" w:rsidRPr="004A73AA" w:rsidRDefault="009B3435" w:rsidP="00F0448F">
          <w:pPr>
            <w:tabs>
              <w:tab w:val="center" w:pos="4153"/>
              <w:tab w:val="right" w:pos="8306"/>
            </w:tabs>
            <w:spacing w:after="0" w:line="240" w:lineRule="auto"/>
            <w:rPr>
              <w:sz w:val="14"/>
              <w:szCs w:val="12"/>
            </w:rPr>
          </w:pPr>
          <w:bookmarkStart w:id="62" w:name="Address_1"/>
          <w:r>
            <w:rPr>
              <w:sz w:val="14"/>
              <w:szCs w:val="12"/>
            </w:rPr>
            <w:t>18300 NE Union Hill Road, Suite 200,</w:t>
          </w:r>
          <w:bookmarkEnd w:id="62"/>
          <w:r w:rsidR="00052F1A">
            <w:rPr>
              <w:sz w:val="14"/>
              <w:szCs w:val="12"/>
            </w:rPr>
            <w:t xml:space="preserve"> </w:t>
          </w:r>
          <w:bookmarkStart w:id="63" w:name="Address_2"/>
          <w:r>
            <w:rPr>
              <w:sz w:val="14"/>
              <w:szCs w:val="12"/>
            </w:rPr>
            <w:t>Redmond, Washington, USA 98052</w:t>
          </w:r>
          <w:bookmarkEnd w:id="63"/>
          <w:r w:rsidR="00052F1A">
            <w:rPr>
              <w:sz w:val="14"/>
              <w:szCs w:val="12"/>
            </w:rPr>
            <w:t xml:space="preserve"> </w:t>
          </w:r>
          <w:bookmarkStart w:id="64" w:name="Address_3"/>
          <w:bookmarkEnd w:id="64"/>
          <w:r w:rsidR="00052F1A">
            <w:rPr>
              <w:sz w:val="14"/>
              <w:szCs w:val="12"/>
            </w:rPr>
            <w:t xml:space="preserve"> </w:t>
          </w:r>
        </w:p>
        <w:p w14:paraId="5DDE1A69" w14:textId="77777777" w:rsidR="00052F1A" w:rsidRPr="004A73AA" w:rsidRDefault="00052F1A" w:rsidP="00F0448F">
          <w:pPr>
            <w:tabs>
              <w:tab w:val="center" w:pos="4153"/>
              <w:tab w:val="right" w:pos="8306"/>
            </w:tabs>
            <w:spacing w:after="0" w:line="240" w:lineRule="auto"/>
            <w:rPr>
              <w:sz w:val="14"/>
              <w:szCs w:val="12"/>
            </w:rPr>
          </w:pPr>
          <w:bookmarkStart w:id="65" w:name="Address_4"/>
          <w:bookmarkEnd w:id="65"/>
          <w:r>
            <w:rPr>
              <w:sz w:val="14"/>
              <w:szCs w:val="12"/>
            </w:rPr>
            <w:t xml:space="preserve"> </w:t>
          </w:r>
          <w:bookmarkStart w:id="66" w:name="Address_5"/>
          <w:bookmarkEnd w:id="66"/>
          <w:r>
            <w:rPr>
              <w:sz w:val="14"/>
              <w:szCs w:val="12"/>
            </w:rPr>
            <w:t xml:space="preserve"> </w:t>
          </w:r>
          <w:bookmarkStart w:id="67" w:name="Address_6"/>
          <w:bookmarkEnd w:id="67"/>
          <w:r>
            <w:rPr>
              <w:sz w:val="14"/>
              <w:szCs w:val="12"/>
            </w:rPr>
            <w:t xml:space="preserve"> </w:t>
          </w:r>
          <w:bookmarkStart w:id="68" w:name="Address_7"/>
          <w:bookmarkEnd w:id="68"/>
          <w:r>
            <w:rPr>
              <w:sz w:val="14"/>
              <w:szCs w:val="12"/>
            </w:rPr>
            <w:t xml:space="preserve"> </w:t>
          </w:r>
        </w:p>
      </w:tc>
      <w:tc>
        <w:tcPr>
          <w:tcW w:w="4022" w:type="dxa"/>
          <w:gridSpan w:val="2"/>
        </w:tcPr>
        <w:p w14:paraId="2CA807D6" w14:textId="77777777" w:rsidR="00052F1A" w:rsidRPr="004A73AA" w:rsidRDefault="00052F1A" w:rsidP="00F0448F">
          <w:pPr>
            <w:tabs>
              <w:tab w:val="center" w:pos="4153"/>
              <w:tab w:val="right" w:pos="8306"/>
            </w:tabs>
            <w:spacing w:after="0" w:line="240" w:lineRule="auto"/>
            <w:jc w:val="right"/>
            <w:rPr>
              <w:sz w:val="14"/>
              <w:szCs w:val="12"/>
            </w:rPr>
          </w:pPr>
          <w:r w:rsidRPr="004A73AA">
            <w:rPr>
              <w:sz w:val="14"/>
              <w:szCs w:val="12"/>
            </w:rPr>
            <w:t xml:space="preserve">T: </w:t>
          </w:r>
          <w:bookmarkStart w:id="69" w:name="phone"/>
          <w:r w:rsidR="009B3435">
            <w:rPr>
              <w:sz w:val="14"/>
              <w:szCs w:val="12"/>
            </w:rPr>
            <w:t>+1 425 883 0777</w:t>
          </w:r>
          <w:bookmarkEnd w:id="69"/>
          <w:r w:rsidRPr="004A73AA">
            <w:rPr>
              <w:sz w:val="14"/>
              <w:szCs w:val="12"/>
            </w:rPr>
            <w:t xml:space="preserve"> </w:t>
          </w:r>
          <w:r w:rsidR="0093573F">
            <w:rPr>
              <w:sz w:val="14"/>
              <w:szCs w:val="12"/>
            </w:rPr>
            <w:t xml:space="preserve"> </w:t>
          </w:r>
          <w:r w:rsidRPr="004A73AA">
            <w:rPr>
              <w:sz w:val="14"/>
              <w:szCs w:val="12"/>
            </w:rPr>
            <w:t xml:space="preserve"> </w:t>
          </w:r>
          <w:bookmarkStart w:id="70" w:name="fax"/>
          <w:r w:rsidR="009B3435">
            <w:rPr>
              <w:sz w:val="14"/>
              <w:szCs w:val="12"/>
            </w:rPr>
            <w:t>F: +1 425 882-5498</w:t>
          </w:r>
          <w:bookmarkEnd w:id="70"/>
        </w:p>
      </w:tc>
    </w:tr>
    <w:tr w:rsidR="008B72DD" w:rsidRPr="008B72DD" w14:paraId="59CDA31E" w14:textId="77777777" w:rsidTr="00CE6693">
      <w:trPr>
        <w:trHeight w:val="227"/>
      </w:trPr>
      <w:tc>
        <w:tcPr>
          <w:tcW w:w="10065" w:type="dxa"/>
          <w:gridSpan w:val="3"/>
          <w:vAlign w:val="bottom"/>
        </w:tcPr>
        <w:p w14:paraId="781F09F3" w14:textId="77777777" w:rsidR="00F0448F" w:rsidRPr="008B72DD" w:rsidRDefault="00F0448F" w:rsidP="00F0448F">
          <w:pPr>
            <w:tabs>
              <w:tab w:val="center" w:pos="4153"/>
              <w:tab w:val="right" w:pos="8306"/>
            </w:tabs>
            <w:spacing w:after="0" w:line="240" w:lineRule="auto"/>
            <w:rPr>
              <w:sz w:val="14"/>
              <w:szCs w:val="14"/>
            </w:rPr>
          </w:pPr>
          <w:bookmarkStart w:id="71" w:name="Legal_1"/>
          <w:bookmarkEnd w:id="71"/>
        </w:p>
      </w:tc>
    </w:tr>
    <w:tr w:rsidR="008B72DD" w:rsidRPr="008B72DD" w14:paraId="7349A33A" w14:textId="77777777" w:rsidTr="00CE6693">
      <w:trPr>
        <w:trHeight w:val="227"/>
      </w:trPr>
      <w:tc>
        <w:tcPr>
          <w:tcW w:w="10065" w:type="dxa"/>
          <w:gridSpan w:val="3"/>
          <w:vAlign w:val="bottom"/>
        </w:tcPr>
        <w:p w14:paraId="40F788D8" w14:textId="77777777" w:rsidR="00F0448F" w:rsidRPr="008B72DD" w:rsidRDefault="00F0448F" w:rsidP="00F0448F">
          <w:pPr>
            <w:tabs>
              <w:tab w:val="center" w:pos="4153"/>
              <w:tab w:val="right" w:pos="8306"/>
            </w:tabs>
            <w:spacing w:after="0" w:line="240" w:lineRule="auto"/>
            <w:rPr>
              <w:sz w:val="14"/>
              <w:szCs w:val="14"/>
            </w:rPr>
          </w:pPr>
          <w:bookmarkStart w:id="72" w:name="Legal_3"/>
          <w:bookmarkEnd w:id="72"/>
        </w:p>
      </w:tc>
    </w:tr>
    <w:tr w:rsidR="00052F1A" w:rsidRPr="00183179" w14:paraId="719B2CFE" w14:textId="77777777" w:rsidTr="00CE6693">
      <w:trPr>
        <w:trHeight w:val="90"/>
      </w:trPr>
      <w:tc>
        <w:tcPr>
          <w:tcW w:w="8987" w:type="dxa"/>
          <w:gridSpan w:val="2"/>
          <w:vAlign w:val="bottom"/>
        </w:tcPr>
        <w:p w14:paraId="6B07E353" w14:textId="77777777" w:rsidR="00052F1A" w:rsidRPr="00183179" w:rsidRDefault="00052F1A" w:rsidP="00F0448F">
          <w:pPr>
            <w:tabs>
              <w:tab w:val="center" w:pos="4153"/>
              <w:tab w:val="right" w:pos="8306"/>
            </w:tabs>
            <w:spacing w:after="0" w:line="240" w:lineRule="auto"/>
            <w:rPr>
              <w:sz w:val="12"/>
              <w:szCs w:val="12"/>
            </w:rPr>
          </w:pPr>
          <w:bookmarkStart w:id="73" w:name="Legal_4"/>
          <w:bookmarkStart w:id="74" w:name="_Hlk496696922"/>
          <w:bookmarkEnd w:id="73"/>
        </w:p>
      </w:tc>
      <w:tc>
        <w:tcPr>
          <w:tcW w:w="1078" w:type="dxa"/>
        </w:tcPr>
        <w:p w14:paraId="28A8DFB7" w14:textId="77777777" w:rsidR="00052F1A" w:rsidRPr="00CE6693" w:rsidRDefault="00052F1A" w:rsidP="00F0448F">
          <w:pPr>
            <w:tabs>
              <w:tab w:val="center" w:pos="4153"/>
              <w:tab w:val="right" w:pos="8306"/>
            </w:tabs>
            <w:spacing w:after="0" w:line="240" w:lineRule="auto"/>
            <w:jc w:val="right"/>
            <w:rPr>
              <w:b/>
              <w:color w:val="333D47" w:themeColor="accent2"/>
              <w:szCs w:val="12"/>
            </w:rPr>
          </w:pPr>
          <w:r w:rsidRPr="00CE6693">
            <w:rPr>
              <w:b/>
              <w:color w:val="333D47" w:themeColor="accent2"/>
              <w:szCs w:val="12"/>
            </w:rPr>
            <w:t>golder.com</w:t>
          </w:r>
        </w:p>
      </w:tc>
    </w:tr>
    <w:bookmarkEnd w:id="74"/>
  </w:tbl>
  <w:p w14:paraId="691A1158" w14:textId="77777777" w:rsidR="00052F1A" w:rsidRPr="001A3EBC" w:rsidRDefault="00052F1A">
    <w:pPr>
      <w:pStyle w:val="Footer"/>
      <w:rPr>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10272" w14:textId="77777777" w:rsidR="00DA1B47" w:rsidRDefault="00DA1B47">
      <w:r>
        <w:separator/>
      </w:r>
    </w:p>
  </w:footnote>
  <w:footnote w:type="continuationSeparator" w:id="0">
    <w:p w14:paraId="52292A15" w14:textId="77777777" w:rsidR="00DA1B47" w:rsidRDefault="00DA1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11EF" w14:textId="77777777" w:rsidR="00D04CF5" w:rsidRDefault="00D04C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4" w:type="dxa"/>
      <w:tblBorders>
        <w:top w:val="none" w:sz="0" w:space="0" w:color="auto"/>
        <w:left w:val="none" w:sz="0" w:space="0" w:color="auto"/>
        <w:bottom w:val="single" w:sz="12" w:space="0" w:color="333D47" w:themeColor="accent2"/>
        <w:right w:val="none" w:sz="0" w:space="0" w:color="auto"/>
        <w:insideH w:val="none" w:sz="0" w:space="0" w:color="auto"/>
        <w:insideV w:val="none" w:sz="0" w:space="0" w:color="auto"/>
      </w:tblBorders>
      <w:tblLook w:val="01E0" w:firstRow="1" w:lastRow="1" w:firstColumn="1" w:lastColumn="1" w:noHBand="0" w:noVBand="0"/>
    </w:tblPr>
    <w:tblGrid>
      <w:gridCol w:w="5215"/>
      <w:gridCol w:w="4849"/>
    </w:tblGrid>
    <w:tr w:rsidR="00D51981" w14:paraId="2246888C" w14:textId="77777777" w:rsidTr="00DD5FC1">
      <w:trPr>
        <w:trHeight w:val="283"/>
      </w:trPr>
      <w:tc>
        <w:tcPr>
          <w:tcW w:w="5216" w:type="dxa"/>
          <w:tcMar>
            <w:left w:w="0" w:type="dxa"/>
          </w:tcMar>
        </w:tcPr>
        <w:p w14:paraId="63C877FC" w14:textId="1919E387" w:rsidR="00D51981" w:rsidRPr="00081C8D" w:rsidRDefault="00D51981" w:rsidP="00D51981">
          <w:pPr>
            <w:pStyle w:val="Header"/>
            <w:spacing w:after="0"/>
            <w:rPr>
              <w:sz w:val="16"/>
              <w:szCs w:val="16"/>
            </w:rPr>
          </w:pPr>
          <w:r>
            <w:rPr>
              <w:sz w:val="16"/>
              <w:szCs w:val="16"/>
            </w:rPr>
            <w:fldChar w:fldCharType="begin"/>
          </w:r>
          <w:r>
            <w:rPr>
              <w:sz w:val="16"/>
              <w:szCs w:val="16"/>
            </w:rPr>
            <w:instrText xml:space="preserve"> DOCPROPERTY  Memo_to  \* MERGEFORMAT </w:instrText>
          </w:r>
          <w:r>
            <w:rPr>
              <w:sz w:val="16"/>
              <w:szCs w:val="16"/>
            </w:rPr>
            <w:fldChar w:fldCharType="separate"/>
          </w:r>
          <w:r w:rsidR="00D04CF5">
            <w:rPr>
              <w:sz w:val="16"/>
              <w:szCs w:val="16"/>
            </w:rPr>
            <w:t>Marcelo Martinez</w:t>
          </w:r>
          <w:r>
            <w:rPr>
              <w:sz w:val="16"/>
              <w:szCs w:val="16"/>
            </w:rPr>
            <w:fldChar w:fldCharType="end"/>
          </w:r>
        </w:p>
      </w:tc>
      <w:tc>
        <w:tcPr>
          <w:tcW w:w="4849" w:type="dxa"/>
          <w:tcMar>
            <w:right w:w="0" w:type="dxa"/>
          </w:tcMar>
        </w:tcPr>
        <w:p w14:paraId="1CAFE08F" w14:textId="204B0552" w:rsidR="00D51981" w:rsidRPr="00081C8D" w:rsidRDefault="00D51981" w:rsidP="00D51981">
          <w:pPr>
            <w:pStyle w:val="Header"/>
            <w:tabs>
              <w:tab w:val="clear" w:pos="4153"/>
              <w:tab w:val="clear" w:pos="8306"/>
              <w:tab w:val="right" w:pos="9639"/>
            </w:tabs>
            <w:spacing w:after="0"/>
            <w:jc w:val="right"/>
            <w:rPr>
              <w:sz w:val="16"/>
              <w:szCs w:val="16"/>
            </w:rPr>
          </w:pPr>
          <w:r w:rsidRPr="005C62A4">
            <w:rPr>
              <w:sz w:val="16"/>
              <w:szCs w:val="16"/>
            </w:rPr>
            <w:fldChar w:fldCharType="begin"/>
          </w:r>
          <w:r w:rsidRPr="005C62A4">
            <w:rPr>
              <w:sz w:val="16"/>
              <w:szCs w:val="16"/>
            </w:rPr>
            <w:instrText xml:space="preserve"> DOCPROPERTY  Document  \* MERGEFORMAT </w:instrText>
          </w:r>
          <w:r w:rsidRPr="005C62A4">
            <w:rPr>
              <w:sz w:val="16"/>
              <w:szCs w:val="16"/>
            </w:rPr>
            <w:fldChar w:fldCharType="end"/>
          </w:r>
          <w:r w:rsidRPr="005C62A4">
            <w:rPr>
              <w:sz w:val="16"/>
              <w:szCs w:val="16"/>
            </w:rPr>
            <w:t xml:space="preserve">  </w:t>
          </w:r>
          <w:r w:rsidRPr="005C62A4">
            <w:rPr>
              <w:sz w:val="16"/>
              <w:szCs w:val="16"/>
            </w:rPr>
            <w:fldChar w:fldCharType="begin"/>
          </w:r>
          <w:r w:rsidRPr="005C62A4">
            <w:rPr>
              <w:sz w:val="16"/>
              <w:szCs w:val="16"/>
            </w:rPr>
            <w:instrText xml:space="preserve"> DOCPROPERTY  Project  \* MERGEFORMAT </w:instrText>
          </w:r>
          <w:r w:rsidRPr="005C62A4">
            <w:rPr>
              <w:sz w:val="16"/>
              <w:szCs w:val="16"/>
            </w:rPr>
            <w:fldChar w:fldCharType="separate"/>
          </w:r>
          <w:r w:rsidR="00D04CF5">
            <w:rPr>
              <w:sz w:val="16"/>
              <w:szCs w:val="16"/>
            </w:rPr>
            <w:t>31404730.000</w:t>
          </w:r>
          <w:r w:rsidRPr="005C62A4">
            <w:rPr>
              <w:sz w:val="16"/>
              <w:szCs w:val="16"/>
            </w:rPr>
            <w:fldChar w:fldCharType="end"/>
          </w:r>
        </w:p>
      </w:tc>
    </w:tr>
    <w:tr w:rsidR="00D51981" w14:paraId="18D3ADFF" w14:textId="77777777" w:rsidTr="00DD5FC1">
      <w:trPr>
        <w:trHeight w:val="340"/>
      </w:trPr>
      <w:tc>
        <w:tcPr>
          <w:tcW w:w="5216" w:type="dxa"/>
          <w:tcMar>
            <w:left w:w="0" w:type="dxa"/>
          </w:tcMar>
        </w:tcPr>
        <w:p w14:paraId="06F117FD" w14:textId="2378BF8C" w:rsidR="00D51981" w:rsidRPr="00081C8D" w:rsidRDefault="00D51981" w:rsidP="00D51981">
          <w:pPr>
            <w:pStyle w:val="Header"/>
            <w:spacing w:after="0"/>
            <w:rPr>
              <w:sz w:val="16"/>
              <w:szCs w:val="16"/>
            </w:rPr>
          </w:pPr>
          <w:r>
            <w:rPr>
              <w:sz w:val="16"/>
              <w:szCs w:val="16"/>
            </w:rPr>
            <w:fldChar w:fldCharType="begin"/>
          </w:r>
          <w:r>
            <w:rPr>
              <w:sz w:val="16"/>
              <w:szCs w:val="16"/>
            </w:rPr>
            <w:instrText xml:space="preserve"> DOCPROPERTY  "Recipient Company"  \* MERGEFORMAT </w:instrText>
          </w:r>
          <w:r>
            <w:rPr>
              <w:sz w:val="16"/>
              <w:szCs w:val="16"/>
            </w:rPr>
            <w:fldChar w:fldCharType="separate"/>
          </w:r>
          <w:r w:rsidR="00D04CF5">
            <w:rPr>
              <w:sz w:val="16"/>
              <w:szCs w:val="16"/>
            </w:rPr>
            <w:t>Golder Associates South America</w:t>
          </w:r>
          <w:r>
            <w:rPr>
              <w:sz w:val="16"/>
              <w:szCs w:val="16"/>
            </w:rPr>
            <w:fldChar w:fldCharType="end"/>
          </w:r>
        </w:p>
      </w:tc>
      <w:tc>
        <w:tcPr>
          <w:tcW w:w="4849" w:type="dxa"/>
          <w:tcMar>
            <w:right w:w="0" w:type="dxa"/>
          </w:tcMar>
        </w:tcPr>
        <w:p w14:paraId="6A31F011" w14:textId="6F0A7599" w:rsidR="00D51981" w:rsidRPr="00AF7761" w:rsidRDefault="00D51981" w:rsidP="00D51981">
          <w:pPr>
            <w:pStyle w:val="Header"/>
            <w:tabs>
              <w:tab w:val="clear" w:pos="4153"/>
              <w:tab w:val="clear" w:pos="8306"/>
              <w:tab w:val="right" w:pos="9639"/>
            </w:tabs>
            <w:spacing w:after="0"/>
            <w:jc w:val="right"/>
            <w:rPr>
              <w:sz w:val="16"/>
              <w:szCs w:val="16"/>
            </w:rPr>
          </w:pPr>
          <w:r>
            <w:rPr>
              <w:sz w:val="16"/>
              <w:szCs w:val="16"/>
            </w:rPr>
            <w:fldChar w:fldCharType="begin"/>
          </w:r>
          <w:r>
            <w:rPr>
              <w:sz w:val="16"/>
              <w:szCs w:val="16"/>
            </w:rPr>
            <w:instrText xml:space="preserve"> DOCPROPERTY  Date  \* MERGEFORMAT </w:instrText>
          </w:r>
          <w:r>
            <w:rPr>
              <w:sz w:val="16"/>
              <w:szCs w:val="16"/>
            </w:rPr>
            <w:fldChar w:fldCharType="separate"/>
          </w:r>
          <w:r w:rsidR="00D04CF5">
            <w:rPr>
              <w:sz w:val="16"/>
              <w:szCs w:val="16"/>
            </w:rPr>
            <w:t>June 1, 2022</w:t>
          </w:r>
          <w:r>
            <w:rPr>
              <w:sz w:val="16"/>
              <w:szCs w:val="16"/>
            </w:rPr>
            <w:fldChar w:fldCharType="end"/>
          </w:r>
        </w:p>
      </w:tc>
    </w:tr>
  </w:tbl>
  <w:p w14:paraId="0BC6BFBF" w14:textId="77777777" w:rsidR="00D51981" w:rsidRDefault="00D51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92" w:type="dxa"/>
      <w:tblBorders>
        <w:top w:val="none" w:sz="0" w:space="0" w:color="auto"/>
        <w:left w:val="none" w:sz="0" w:space="0" w:color="auto"/>
        <w:bottom w:val="single" w:sz="8" w:space="0" w:color="00755C"/>
        <w:right w:val="none" w:sz="0" w:space="0" w:color="auto"/>
        <w:insideH w:val="none" w:sz="0" w:space="0" w:color="auto"/>
        <w:insideV w:val="none" w:sz="0" w:space="0" w:color="auto"/>
      </w:tblBorders>
      <w:tblLook w:val="01E0" w:firstRow="1" w:lastRow="1" w:firstColumn="1" w:lastColumn="1" w:noHBand="0" w:noVBand="0"/>
    </w:tblPr>
    <w:tblGrid>
      <w:gridCol w:w="4651"/>
      <w:gridCol w:w="5441"/>
    </w:tblGrid>
    <w:tr w:rsidR="00052F1A" w14:paraId="6D9BBE67" w14:textId="77777777" w:rsidTr="00C71E8F">
      <w:trPr>
        <w:trHeight w:hRule="exact" w:val="737"/>
      </w:trPr>
      <w:tc>
        <w:tcPr>
          <w:tcW w:w="3175" w:type="dxa"/>
          <w:tcBorders>
            <w:bottom w:val="nil"/>
          </w:tcBorders>
          <w:tcMar>
            <w:left w:w="0" w:type="dxa"/>
            <w:right w:w="0" w:type="dxa"/>
          </w:tcMar>
          <w:vAlign w:val="bottom"/>
        </w:tcPr>
        <w:p w14:paraId="3D3C2E22" w14:textId="77777777" w:rsidR="00052F1A" w:rsidRDefault="009B3435" w:rsidP="00052F1A">
          <w:pPr>
            <w:pStyle w:val="Header"/>
          </w:pPr>
          <w:r>
            <w:rPr>
              <w:noProof/>
            </w:rPr>
            <w:drawing>
              <wp:inline distT="0" distB="0" distL="0" distR="0" wp14:anchorId="228616DF" wp14:editId="0D282A34">
                <wp:extent cx="2953512" cy="448056"/>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953512" cy="448056"/>
                        </a:xfrm>
                        <a:prstGeom prst="rect">
                          <a:avLst/>
                        </a:prstGeom>
                      </pic:spPr>
                    </pic:pic>
                  </a:graphicData>
                </a:graphic>
              </wp:inline>
            </w:drawing>
          </w:r>
        </w:p>
      </w:tc>
      <w:bookmarkStart w:id="60" w:name="Classification"/>
      <w:bookmarkEnd w:id="60"/>
      <w:tc>
        <w:tcPr>
          <w:tcW w:w="6917" w:type="dxa"/>
          <w:tcBorders>
            <w:bottom w:val="nil"/>
          </w:tcBorders>
          <w:tcMar>
            <w:right w:w="0" w:type="dxa"/>
          </w:tcMar>
          <w:vAlign w:val="center"/>
        </w:tcPr>
        <w:p w14:paraId="48C2A0B3" w14:textId="0BA8BE62" w:rsidR="00052F1A" w:rsidRPr="000B7B59" w:rsidRDefault="00052F1A" w:rsidP="00052F1A">
          <w:pPr>
            <w:pStyle w:val="Header"/>
            <w:spacing w:after="0"/>
            <w:jc w:val="right"/>
            <w:rPr>
              <w:b/>
              <w:caps/>
              <w:sz w:val="28"/>
              <w:szCs w:val="32"/>
            </w:rPr>
          </w:pPr>
          <w:r>
            <w:rPr>
              <w:b/>
              <w:caps/>
              <w:color w:val="000000"/>
              <w:sz w:val="28"/>
              <w:szCs w:val="32"/>
            </w:rPr>
            <w:fldChar w:fldCharType="begin"/>
          </w:r>
          <w:r>
            <w:rPr>
              <w:b/>
              <w:caps/>
              <w:color w:val="000000"/>
              <w:sz w:val="28"/>
              <w:szCs w:val="32"/>
            </w:rPr>
            <w:instrText xml:space="preserve"> DOCPROPERTY  HeaderClassification  \* MERGEFORMAT </w:instrText>
          </w:r>
          <w:r>
            <w:rPr>
              <w:b/>
              <w:caps/>
              <w:color w:val="000000"/>
              <w:sz w:val="28"/>
              <w:szCs w:val="32"/>
            </w:rPr>
            <w:fldChar w:fldCharType="end"/>
          </w:r>
          <w:r w:rsidRPr="0081444F">
            <w:rPr>
              <w:b/>
              <w:caps/>
              <w:color w:val="000000"/>
              <w:sz w:val="28"/>
              <w:szCs w:val="32"/>
            </w:rPr>
            <w:t xml:space="preserve"> </w:t>
          </w:r>
          <w:r w:rsidRPr="000B7B59">
            <w:rPr>
              <w:b/>
              <w:caps/>
              <w:sz w:val="28"/>
              <w:szCs w:val="32"/>
            </w:rPr>
            <w:t xml:space="preserve"> </w:t>
          </w:r>
        </w:p>
      </w:tc>
    </w:tr>
  </w:tbl>
  <w:p w14:paraId="0AE46B49" w14:textId="77777777" w:rsidR="00052F1A" w:rsidRDefault="00052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5844FA"/>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F6285B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A236AC"/>
    <w:multiLevelType w:val="multilevel"/>
    <w:tmpl w:val="0809001D"/>
    <w:styleLink w:val="Style4"/>
    <w:lvl w:ilvl="0">
      <w:start w:val="1"/>
      <w:numFmt w:val="bullet"/>
      <w:lvlText w:val=""/>
      <w:lvlJc w:val="left"/>
      <w:pPr>
        <w:ind w:left="360" w:hanging="360"/>
      </w:pPr>
      <w:rPr>
        <w:rFonts w:ascii="Wingdings 2" w:hAnsi="Wingdings 2"/>
        <w:sz w:val="1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0D24D5"/>
    <w:multiLevelType w:val="multilevel"/>
    <w:tmpl w:val="A8683FC6"/>
    <w:lvl w:ilvl="0">
      <w:start w:val="1"/>
      <w:numFmt w:val="decimal"/>
      <w:lvlText w:val="%1.0"/>
      <w:lvlJc w:val="left"/>
      <w:pPr>
        <w:tabs>
          <w:tab w:val="num" w:pos="624"/>
        </w:tabs>
        <w:ind w:left="624" w:hanging="624"/>
      </w:pPr>
      <w:rPr>
        <w:rFonts w:ascii="Arial" w:hAnsi="Arial" w:hint="default"/>
        <w:b/>
        <w:i w:val="0"/>
        <w:color w:val="000000"/>
        <w:sz w:val="24"/>
        <w:szCs w:val="24"/>
      </w:rPr>
    </w:lvl>
    <w:lvl w:ilvl="1">
      <w:start w:val="1"/>
      <w:numFmt w:val="decimal"/>
      <w:lvlText w:val="%1.%2"/>
      <w:lvlJc w:val="left"/>
      <w:pPr>
        <w:tabs>
          <w:tab w:val="num" w:pos="624"/>
        </w:tabs>
        <w:ind w:left="624" w:hanging="624"/>
      </w:pPr>
      <w:rPr>
        <w:rFonts w:ascii="Arial" w:hAnsi="Arial"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94"/>
        </w:tabs>
        <w:ind w:left="794" w:hanging="794"/>
      </w:pPr>
      <w:rPr>
        <w:rFonts w:ascii="Arial" w:hAnsi="Arial"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964"/>
        </w:tabs>
        <w:ind w:left="964" w:hanging="964"/>
      </w:pPr>
      <w:rPr>
        <w:rFonts w:ascii="Arial" w:hAnsi="Arial" w:hint="default"/>
        <w:b/>
        <w:i/>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134"/>
        </w:tabs>
        <w:ind w:left="1134" w:hanging="1134"/>
      </w:pPr>
      <w:rPr>
        <w:rFonts w:ascii="Arial" w:hAnsi="Arial"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247"/>
        </w:tabs>
        <w:ind w:left="1247" w:hanging="1247"/>
      </w:pPr>
      <w:rPr>
        <w:rFonts w:ascii="Arial" w:hAnsi="Arial" w:hint="default"/>
        <w:b/>
        <w:i/>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B0C0CCD"/>
    <w:multiLevelType w:val="multilevel"/>
    <w:tmpl w:val="77708BA8"/>
    <w:styleLink w:val="Style1"/>
    <w:lvl w:ilvl="0">
      <w:start w:val="1"/>
      <w:numFmt w:val="decimal"/>
      <w:lvlText w:val="%1.0"/>
      <w:lvlJc w:val="left"/>
      <w:pPr>
        <w:ind w:left="720" w:hanging="360"/>
      </w:pPr>
      <w:rPr>
        <w:rFonts w:ascii="Arial" w:hAnsi="Arial" w:hint="default"/>
        <w:b/>
        <w:i w:val="0"/>
        <w:color w:val="6EAD3B"/>
        <w:sz w:val="24"/>
      </w:rPr>
    </w:lvl>
    <w:lvl w:ilvl="1">
      <w:start w:val="1"/>
      <w:numFmt w:val="decimal"/>
      <w:lvlText w:val="%2.1"/>
      <w:lvlJc w:val="left"/>
      <w:pPr>
        <w:ind w:left="1440" w:hanging="360"/>
      </w:pPr>
      <w:rPr>
        <w:rFonts w:ascii="Arial" w:hAnsi="Arial" w:hint="default"/>
        <w:b/>
        <w:i w:val="0"/>
        <w:color w:val="6EAD3B"/>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180008B"/>
    <w:multiLevelType w:val="hybridMultilevel"/>
    <w:tmpl w:val="271E144C"/>
    <w:lvl w:ilvl="0" w:tplc="71C638F2">
      <w:start w:val="1"/>
      <w:numFmt w:val="decimal"/>
      <w:pStyle w:val="NumberedList"/>
      <w:lvlText w:val="%1)"/>
      <w:lvlJc w:val="left"/>
      <w:pPr>
        <w:tabs>
          <w:tab w:val="num" w:pos="454"/>
        </w:tabs>
        <w:ind w:left="454" w:hanging="45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74E5384"/>
    <w:multiLevelType w:val="multilevel"/>
    <w:tmpl w:val="48B25DE6"/>
    <w:lvl w:ilvl="0">
      <w:start w:val="1"/>
      <w:numFmt w:val="bullet"/>
      <w:pStyle w:val="TableBullets"/>
      <w:lvlText w:val=""/>
      <w:lvlJc w:val="left"/>
      <w:pPr>
        <w:ind w:left="360" w:hanging="360"/>
      </w:pPr>
      <w:rPr>
        <w:rFonts w:ascii="Wingdings" w:hAnsi="Wingdings" w:cs="Wingdings" w:hint="default"/>
        <w:color w:val="333D47" w:themeColor="accent2"/>
        <w:sz w:val="24"/>
      </w:rPr>
    </w:lvl>
    <w:lvl w:ilvl="1">
      <w:start w:val="1"/>
      <w:numFmt w:val="bullet"/>
      <w:lvlText w:val=""/>
      <w:lvlJc w:val="left"/>
      <w:pPr>
        <w:tabs>
          <w:tab w:val="num" w:pos="457"/>
        </w:tabs>
        <w:ind w:left="460" w:hanging="230"/>
      </w:pPr>
      <w:rPr>
        <w:rFonts w:ascii="Wingdings" w:hAnsi="Wingdings" w:hint="default"/>
        <w:color w:val="6EAD3B"/>
        <w:sz w:val="24"/>
      </w:rPr>
    </w:lvl>
    <w:lvl w:ilvl="2">
      <w:start w:val="1"/>
      <w:numFmt w:val="bullet"/>
      <w:lvlText w:val=""/>
      <w:lvlJc w:val="left"/>
      <w:pPr>
        <w:tabs>
          <w:tab w:val="num" w:pos="687"/>
        </w:tabs>
        <w:ind w:left="690" w:hanging="230"/>
      </w:pPr>
      <w:rPr>
        <w:rFonts w:ascii="Symbol" w:hAnsi="Symbol" w:hint="default"/>
        <w:color w:val="43B02A"/>
      </w:rPr>
    </w:lvl>
    <w:lvl w:ilvl="3">
      <w:start w:val="1"/>
      <w:numFmt w:val="bullet"/>
      <w:lvlText w:val=""/>
      <w:lvlJc w:val="left"/>
      <w:pPr>
        <w:tabs>
          <w:tab w:val="num" w:pos="917"/>
        </w:tabs>
        <w:ind w:left="920" w:hanging="230"/>
      </w:pPr>
      <w:rPr>
        <w:rFonts w:ascii="Symbol" w:hAnsi="Symbol" w:hint="default"/>
        <w:color w:val="43B02A"/>
      </w:rPr>
    </w:lvl>
    <w:lvl w:ilvl="4">
      <w:start w:val="1"/>
      <w:numFmt w:val="bullet"/>
      <w:lvlText w:val="o"/>
      <w:lvlJc w:val="left"/>
      <w:pPr>
        <w:tabs>
          <w:tab w:val="num" w:pos="1147"/>
        </w:tabs>
        <w:ind w:left="1150" w:hanging="230"/>
      </w:pPr>
      <w:rPr>
        <w:rFonts w:ascii="Courier New" w:hAnsi="Courier New" w:cs="Courier New" w:hint="default"/>
      </w:rPr>
    </w:lvl>
    <w:lvl w:ilvl="5">
      <w:start w:val="1"/>
      <w:numFmt w:val="bullet"/>
      <w:lvlText w:val=""/>
      <w:lvlJc w:val="left"/>
      <w:pPr>
        <w:tabs>
          <w:tab w:val="num" w:pos="1377"/>
        </w:tabs>
        <w:ind w:left="1380" w:hanging="230"/>
      </w:pPr>
      <w:rPr>
        <w:rFonts w:ascii="Wingdings" w:hAnsi="Wingdings" w:hint="default"/>
      </w:rPr>
    </w:lvl>
    <w:lvl w:ilvl="6">
      <w:start w:val="1"/>
      <w:numFmt w:val="bullet"/>
      <w:lvlText w:val=""/>
      <w:lvlJc w:val="left"/>
      <w:pPr>
        <w:tabs>
          <w:tab w:val="num" w:pos="1607"/>
        </w:tabs>
        <w:ind w:left="1610" w:hanging="230"/>
      </w:pPr>
      <w:rPr>
        <w:rFonts w:ascii="Symbol" w:hAnsi="Symbol" w:hint="default"/>
      </w:rPr>
    </w:lvl>
    <w:lvl w:ilvl="7">
      <w:start w:val="1"/>
      <w:numFmt w:val="bullet"/>
      <w:lvlText w:val="o"/>
      <w:lvlJc w:val="left"/>
      <w:pPr>
        <w:tabs>
          <w:tab w:val="num" w:pos="1837"/>
        </w:tabs>
        <w:ind w:left="1840" w:hanging="230"/>
      </w:pPr>
      <w:rPr>
        <w:rFonts w:ascii="Courier New" w:hAnsi="Courier New" w:cs="Courier New" w:hint="default"/>
      </w:rPr>
    </w:lvl>
    <w:lvl w:ilvl="8">
      <w:start w:val="1"/>
      <w:numFmt w:val="bullet"/>
      <w:lvlText w:val=""/>
      <w:lvlJc w:val="left"/>
      <w:pPr>
        <w:tabs>
          <w:tab w:val="num" w:pos="2067"/>
        </w:tabs>
        <w:ind w:left="2070" w:hanging="230"/>
      </w:pPr>
      <w:rPr>
        <w:rFonts w:ascii="Wingdings" w:hAnsi="Wingdings" w:hint="default"/>
      </w:rPr>
    </w:lvl>
  </w:abstractNum>
  <w:abstractNum w:abstractNumId="7" w15:restartNumberingAfterBreak="0">
    <w:nsid w:val="1DB27EEE"/>
    <w:multiLevelType w:val="multilevel"/>
    <w:tmpl w:val="A7B45710"/>
    <w:lvl w:ilvl="0">
      <w:start w:val="1"/>
      <w:numFmt w:val="upperLetter"/>
      <w:pStyle w:val="GAAppendixHeading"/>
      <w:suff w:val="nothing"/>
      <w:lvlText w:val="APPENDIX %1"/>
      <w:lvlJc w:val="right"/>
      <w:pPr>
        <w:ind w:left="0" w:firstLine="0"/>
      </w:pPr>
      <w:rPr>
        <w:rFonts w:hint="default"/>
        <w:b/>
        <w:i w:val="0"/>
        <w:caps/>
        <w:color w:val="000000"/>
        <w:sz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F1B7C1D"/>
    <w:multiLevelType w:val="multilevel"/>
    <w:tmpl w:val="24149244"/>
    <w:lvl w:ilvl="0">
      <w:start w:val="1"/>
      <w:numFmt w:val="bullet"/>
      <w:pStyle w:val="Bullets"/>
      <w:lvlText w:val=""/>
      <w:lvlJc w:val="left"/>
      <w:pPr>
        <w:ind w:left="360" w:hanging="360"/>
      </w:pPr>
      <w:rPr>
        <w:rFonts w:ascii="Wingdings" w:hAnsi="Wingdings" w:cs="Wingdings" w:hint="default"/>
        <w:color w:val="333D47" w:themeColor="accent2"/>
        <w:position w:val="-6"/>
        <w:sz w:val="28"/>
        <w:szCs w:val="28"/>
      </w:rPr>
    </w:lvl>
    <w:lvl w:ilvl="1">
      <w:start w:val="1"/>
      <w:numFmt w:val="bullet"/>
      <w:lvlText w:val=""/>
      <w:lvlJc w:val="left"/>
      <w:pPr>
        <w:tabs>
          <w:tab w:val="num" w:pos="794"/>
        </w:tabs>
        <w:ind w:left="794" w:hanging="340"/>
      </w:pPr>
      <w:rPr>
        <w:rFonts w:ascii="Wingdings" w:hAnsi="Wingdings" w:hint="default"/>
        <w:color w:val="333D47"/>
        <w:sz w:val="24"/>
        <w:szCs w:val="24"/>
      </w:rPr>
    </w:lvl>
    <w:lvl w:ilvl="2">
      <w:start w:val="1"/>
      <w:numFmt w:val="bullet"/>
      <w:lvlText w:val=""/>
      <w:lvlJc w:val="left"/>
      <w:pPr>
        <w:tabs>
          <w:tab w:val="num" w:pos="1080"/>
        </w:tabs>
        <w:ind w:left="1077" w:hanging="283"/>
      </w:pPr>
      <w:rPr>
        <w:rFonts w:ascii="Symbol" w:hAnsi="Symbol" w:hint="default"/>
        <w:color w:val="333D47"/>
      </w:rPr>
    </w:lvl>
    <w:lvl w:ilvl="3">
      <w:start w:val="1"/>
      <w:numFmt w:val="bullet"/>
      <w:lvlText w:val=""/>
      <w:lvlJc w:val="left"/>
      <w:pPr>
        <w:tabs>
          <w:tab w:val="num" w:pos="1440"/>
        </w:tabs>
        <w:ind w:left="1440" w:hanging="360"/>
      </w:pPr>
      <w:rPr>
        <w:rFonts w:ascii="Symbol" w:hAnsi="Symbol" w:hint="default"/>
        <w:color w:val="333D47"/>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2FAB669A"/>
    <w:multiLevelType w:val="hybridMultilevel"/>
    <w:tmpl w:val="F53CC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02B8F"/>
    <w:multiLevelType w:val="multilevel"/>
    <w:tmpl w:val="7C764FCE"/>
    <w:styleLink w:val="StyleOutlinenumberedWingdings2symbol8ptCustomColorRG1"/>
    <w:lvl w:ilvl="0">
      <w:start w:val="1"/>
      <w:numFmt w:val="bullet"/>
      <w:lvlText w:val=""/>
      <w:lvlJc w:val="left"/>
      <w:pPr>
        <w:tabs>
          <w:tab w:val="num" w:pos="454"/>
        </w:tabs>
        <w:ind w:left="454" w:hanging="454"/>
      </w:pPr>
      <w:rPr>
        <w:rFonts w:ascii="Symbol" w:hAnsi="Symbol" w:hint="default"/>
        <w:color w:val="53534B"/>
        <w:position w:val="-6"/>
        <w:sz w:val="16"/>
        <w:szCs w:val="28"/>
      </w:rPr>
    </w:lvl>
    <w:lvl w:ilvl="1">
      <w:start w:val="1"/>
      <w:numFmt w:val="bullet"/>
      <w:lvlText w:val=""/>
      <w:lvlJc w:val="left"/>
      <w:pPr>
        <w:tabs>
          <w:tab w:val="num" w:pos="794"/>
        </w:tabs>
        <w:ind w:left="794" w:hanging="340"/>
      </w:pPr>
      <w:rPr>
        <w:rFonts w:ascii="Wingdings 2" w:hAnsi="Wingdings 2"/>
        <w:color w:val="53534B"/>
        <w:sz w:val="16"/>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381F465C"/>
    <w:multiLevelType w:val="multilevel"/>
    <w:tmpl w:val="0809001D"/>
    <w:styleLink w:val="GolderBullets"/>
    <w:lvl w:ilvl="0">
      <w:start w:val="1"/>
      <w:numFmt w:val="bullet"/>
      <w:lvlText w:val=""/>
      <w:lvlJc w:val="left"/>
      <w:pPr>
        <w:ind w:left="360" w:hanging="360"/>
      </w:pPr>
      <w:rPr>
        <w:rFonts w:ascii="Wingdings 2" w:hAnsi="Wingdings 2"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D7E5C1E"/>
    <w:multiLevelType w:val="multilevel"/>
    <w:tmpl w:val="0809001D"/>
    <w:styleLink w:val="Style3"/>
    <w:lvl w:ilvl="0">
      <w:start w:val="1"/>
      <w:numFmt w:val="bullet"/>
      <w:lvlText w:val=""/>
      <w:lvlJc w:val="left"/>
      <w:pPr>
        <w:ind w:left="360" w:hanging="360"/>
      </w:pPr>
      <w:rPr>
        <w:rFonts w:ascii="Wingdings 2" w:hAnsi="Wingdings 2"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087553"/>
    <w:multiLevelType w:val="multilevel"/>
    <w:tmpl w:val="D21AC91E"/>
    <w:lvl w:ilvl="0">
      <w:start w:val="1"/>
      <w:numFmt w:val="upperLetter"/>
      <w:pStyle w:val="AppendixLabelSP-SA"/>
      <w:suff w:val="nothing"/>
      <w:lvlText w:val="ANEXO %1"/>
      <w:lvlJc w:val="right"/>
      <w:pPr>
        <w:ind w:left="0" w:firstLine="0"/>
      </w:pPr>
      <w:rPr>
        <w:rFonts w:ascii="Arial" w:hAnsi="Arial" w:cs="Times New Roman" w:hint="default"/>
        <w:b/>
        <w:bCs w:val="0"/>
        <w:i w:val="0"/>
        <w:iCs w:val="0"/>
        <w:caps/>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3072C38"/>
    <w:multiLevelType w:val="multilevel"/>
    <w:tmpl w:val="0809001D"/>
    <w:styleLink w:val="Style2"/>
    <w:lvl w:ilvl="0">
      <w:start w:val="1"/>
      <w:numFmt w:val="bullet"/>
      <w:lvlText w:val=""/>
      <w:lvlJc w:val="left"/>
      <w:pPr>
        <w:ind w:left="360" w:hanging="360"/>
      </w:pPr>
      <w:rPr>
        <w:rFonts w:ascii="Wingdings 2" w:hAnsi="Wingdings 2"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26486A"/>
    <w:multiLevelType w:val="hybridMultilevel"/>
    <w:tmpl w:val="3988A6BC"/>
    <w:lvl w:ilvl="0" w:tplc="7FA448F6">
      <w:start w:val="1"/>
      <w:numFmt w:val="lowerRoman"/>
      <w:pStyle w:val="RomanNumbered"/>
      <w:lvlText w:val="%1)"/>
      <w:lvlJc w:val="left"/>
      <w:pPr>
        <w:tabs>
          <w:tab w:val="num" w:pos="454"/>
        </w:tabs>
        <w:ind w:left="454" w:hanging="45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56B7717D"/>
    <w:multiLevelType w:val="hybridMultilevel"/>
    <w:tmpl w:val="84BEF982"/>
    <w:lvl w:ilvl="0" w:tplc="B93A7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5656B6"/>
    <w:multiLevelType w:val="hybridMultilevel"/>
    <w:tmpl w:val="543AD026"/>
    <w:lvl w:ilvl="0" w:tplc="0AE671B2">
      <w:start w:val="1"/>
      <w:numFmt w:val="lowerLetter"/>
      <w:pStyle w:val="Smallletters"/>
      <w:lvlText w:val="%1)"/>
      <w:lvlJc w:val="left"/>
      <w:pPr>
        <w:tabs>
          <w:tab w:val="num" w:pos="454"/>
        </w:tabs>
        <w:ind w:left="454" w:hanging="454"/>
      </w:pPr>
      <w:rPr>
        <w:rFonts w:hint="default"/>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5FA203A9"/>
    <w:multiLevelType w:val="multilevel"/>
    <w:tmpl w:val="0B0AD7EE"/>
    <w:styleLink w:val="StyleOutlinenumberedWingdings2symbol8ptCustomColorRG"/>
    <w:lvl w:ilvl="0">
      <w:start w:val="1"/>
      <w:numFmt w:val="bullet"/>
      <w:lvlText w:val=""/>
      <w:lvlJc w:val="left"/>
      <w:pPr>
        <w:tabs>
          <w:tab w:val="num" w:pos="454"/>
        </w:tabs>
        <w:ind w:left="454" w:hanging="454"/>
      </w:pPr>
      <w:rPr>
        <w:rFonts w:ascii="Wingdings 2" w:hAnsi="Wingdings 2" w:hint="default"/>
        <w:color w:val="53534B"/>
        <w:position w:val="-6"/>
        <w:sz w:val="16"/>
      </w:rPr>
    </w:lvl>
    <w:lvl w:ilvl="1">
      <w:start w:val="1"/>
      <w:numFmt w:val="bullet"/>
      <w:lvlText w:val="o"/>
      <w:lvlJc w:val="left"/>
      <w:pPr>
        <w:tabs>
          <w:tab w:val="num" w:pos="794"/>
        </w:tabs>
        <w:ind w:left="794" w:hanging="340"/>
      </w:pPr>
      <w:rPr>
        <w:rFonts w:ascii="Courier New" w:hAnsi="Courier New" w:cs="Courier New" w:hint="default"/>
        <w:b w:val="0"/>
        <w:i w:val="0"/>
        <w:color w:val="00755C"/>
        <w:sz w:val="24"/>
        <w:szCs w:val="24"/>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622A2B03"/>
    <w:multiLevelType w:val="multilevel"/>
    <w:tmpl w:val="82CC74F2"/>
    <w:lvl w:ilvl="0">
      <w:start w:val="1"/>
      <w:numFmt w:val="upperLetter"/>
      <w:pStyle w:val="AppendixLabelFR"/>
      <w:suff w:val="nothing"/>
      <w:lvlText w:val="ANNEXE %1"/>
      <w:lvlJc w:val="right"/>
      <w:pPr>
        <w:ind w:left="0" w:firstLine="0"/>
      </w:pPr>
      <w:rPr>
        <w:rFonts w:ascii="Arial" w:hAnsi="Arial" w:cs="Times New Roman" w:hint="default"/>
        <w:b/>
        <w:bCs w:val="0"/>
        <w:i w:val="0"/>
        <w:iCs w:val="0"/>
        <w:caps/>
        <w:strike w:val="0"/>
        <w:dstrike w:val="0"/>
        <w:outline w:val="0"/>
        <w:shadow w:val="0"/>
        <w:emboss w:val="0"/>
        <w:imprint w:val="0"/>
        <w:vanish w:val="0"/>
        <w:spacing w:val="0"/>
        <w:kern w:val="0"/>
        <w:position w:val="0"/>
        <w:sz w:val="2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AFC0499"/>
    <w:multiLevelType w:val="multilevel"/>
    <w:tmpl w:val="BB7CFBCE"/>
    <w:lvl w:ilvl="0">
      <w:start w:val="1"/>
      <w:numFmt w:val="decimal"/>
      <w:pStyle w:val="Heading1"/>
      <w:lvlText w:val="%1.0"/>
      <w:lvlJc w:val="left"/>
      <w:pPr>
        <w:tabs>
          <w:tab w:val="num" w:pos="794"/>
        </w:tabs>
        <w:ind w:left="794" w:hanging="794"/>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247"/>
        </w:tabs>
        <w:ind w:left="1247" w:hanging="1247"/>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pStyle w:val="Heading6"/>
      <w:lvlText w:val="%1.%2.%3.%4.%5.%6"/>
      <w:lvlJc w:val="left"/>
      <w:pPr>
        <w:tabs>
          <w:tab w:val="num" w:pos="1588"/>
        </w:tabs>
        <w:ind w:left="1588" w:hanging="1588"/>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BAB3D1A"/>
    <w:multiLevelType w:val="hybridMultilevel"/>
    <w:tmpl w:val="7846871E"/>
    <w:lvl w:ilvl="0" w:tplc="6A8286F4">
      <w:start w:val="1"/>
      <w:numFmt w:val="bullet"/>
      <w:lvlText w:val=""/>
      <w:lvlJc w:val="left"/>
      <w:pPr>
        <w:ind w:left="1268" w:hanging="360"/>
      </w:pPr>
      <w:rPr>
        <w:rFonts w:ascii="Wingdings 2" w:hAnsi="Wingdings 2" w:hint="default"/>
        <w:color w:val="43B02A"/>
        <w:sz w:val="28"/>
      </w:rPr>
    </w:lvl>
    <w:lvl w:ilvl="1" w:tplc="8CE49900">
      <w:start w:val="1"/>
      <w:numFmt w:val="bullet"/>
      <w:lvlText w:val=""/>
      <w:lvlJc w:val="left"/>
      <w:pPr>
        <w:ind w:left="432" w:firstLine="0"/>
      </w:pPr>
      <w:rPr>
        <w:rFonts w:ascii="Wingdings 2" w:hAnsi="Wingdings 2" w:hint="default"/>
        <w:color w:val="43B02A"/>
      </w:rPr>
    </w:lvl>
    <w:lvl w:ilvl="2" w:tplc="EB6078F6">
      <w:start w:val="3"/>
      <w:numFmt w:val="bullet"/>
      <w:lvlText w:val="-"/>
      <w:lvlJc w:val="left"/>
      <w:pPr>
        <w:ind w:left="864" w:firstLine="0"/>
      </w:pPr>
      <w:rPr>
        <w:rFonts w:ascii="Arial" w:eastAsia="Times New Roman" w:hAnsi="Arial" w:cs="Arial" w:hint="default"/>
        <w:color w:val="43B02A"/>
      </w:rPr>
    </w:lvl>
    <w:lvl w:ilvl="3" w:tplc="26EEDC06">
      <w:start w:val="1"/>
      <w:numFmt w:val="bullet"/>
      <w:lvlText w:val=""/>
      <w:lvlJc w:val="left"/>
      <w:pPr>
        <w:ind w:left="1296" w:firstLine="0"/>
      </w:pPr>
      <w:rPr>
        <w:rFonts w:ascii="Symbol" w:hAnsi="Symbol" w:hint="default"/>
        <w:color w:val="43B02A"/>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2" w15:restartNumberingAfterBreak="0">
    <w:nsid w:val="6F37738A"/>
    <w:multiLevelType w:val="hybridMultilevel"/>
    <w:tmpl w:val="99B89616"/>
    <w:lvl w:ilvl="0" w:tplc="C284D1C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743224"/>
    <w:multiLevelType w:val="hybridMultilevel"/>
    <w:tmpl w:val="BD14218C"/>
    <w:lvl w:ilvl="0" w:tplc="0DE694DA">
      <w:start w:val="1"/>
      <w:numFmt w:val="upperLetter"/>
      <w:pStyle w:val="Heading7"/>
      <w:lvlText w:val="APPENDIX %1"/>
      <w:lvlJc w:val="right"/>
      <w:pPr>
        <w:ind w:left="720" w:hanging="360"/>
      </w:pPr>
      <w:rPr>
        <w:rFonts w:hint="default"/>
        <w:color w:val="537898"/>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856311"/>
    <w:multiLevelType w:val="multilevel"/>
    <w:tmpl w:val="0809001D"/>
    <w:styleLink w:val="Style5"/>
    <w:lvl w:ilvl="0">
      <w:start w:val="1"/>
      <w:numFmt w:val="bullet"/>
      <w:lvlText w:val=""/>
      <w:lvlJc w:val="left"/>
      <w:pPr>
        <w:ind w:left="360" w:hanging="360"/>
      </w:pPr>
      <w:rPr>
        <w:rFonts w:ascii="Wingdings 2" w:hAnsi="Wingdings 2"/>
        <w:color w:val="53534B"/>
        <w:sz w:val="1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90C263D"/>
    <w:multiLevelType w:val="multilevel"/>
    <w:tmpl w:val="3BBABC50"/>
    <w:lvl w:ilvl="0">
      <w:start w:val="1"/>
      <w:numFmt w:val="upperLetter"/>
      <w:pStyle w:val="AppendixLabelEN"/>
      <w:suff w:val="nothing"/>
      <w:lvlText w:val="APPENDIX %1"/>
      <w:lvlJc w:val="right"/>
      <w:pPr>
        <w:ind w:left="0" w:firstLine="0"/>
      </w:pPr>
      <w:rPr>
        <w:rFonts w:ascii="Arial" w:hAnsi="Arial" w:cs="Times New Roman" w:hint="default"/>
        <w:b/>
        <w:bCs w:val="0"/>
        <w:i w:val="0"/>
        <w:iCs w:val="0"/>
        <w:caps/>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22707130">
    <w:abstractNumId w:val="5"/>
  </w:num>
  <w:num w:numId="2" w16cid:durableId="1320427135">
    <w:abstractNumId w:val="15"/>
  </w:num>
  <w:num w:numId="3" w16cid:durableId="2105758158">
    <w:abstractNumId w:val="17"/>
  </w:num>
  <w:num w:numId="4" w16cid:durableId="1664506987">
    <w:abstractNumId w:val="4"/>
  </w:num>
  <w:num w:numId="5" w16cid:durableId="259412216">
    <w:abstractNumId w:val="14"/>
  </w:num>
  <w:num w:numId="6" w16cid:durableId="686448189">
    <w:abstractNumId w:val="12"/>
  </w:num>
  <w:num w:numId="7" w16cid:durableId="1660231537">
    <w:abstractNumId w:val="2"/>
  </w:num>
  <w:num w:numId="8" w16cid:durableId="1743215570">
    <w:abstractNumId w:val="11"/>
  </w:num>
  <w:num w:numId="9" w16cid:durableId="1834761824">
    <w:abstractNumId w:val="24"/>
  </w:num>
  <w:num w:numId="10" w16cid:durableId="60718441">
    <w:abstractNumId w:val="18"/>
  </w:num>
  <w:num w:numId="11" w16cid:durableId="1525285728">
    <w:abstractNumId w:val="10"/>
  </w:num>
  <w:num w:numId="12" w16cid:durableId="824394744">
    <w:abstractNumId w:val="25"/>
  </w:num>
  <w:num w:numId="13" w16cid:durableId="311057039">
    <w:abstractNumId w:val="19"/>
  </w:num>
  <w:num w:numId="14" w16cid:durableId="1414623370">
    <w:abstractNumId w:val="13"/>
  </w:num>
  <w:num w:numId="15" w16cid:durableId="2104958246">
    <w:abstractNumId w:val="8"/>
  </w:num>
  <w:num w:numId="16" w16cid:durableId="1042708349">
    <w:abstractNumId w:val="3"/>
  </w:num>
  <w:num w:numId="17" w16cid:durableId="1154754739">
    <w:abstractNumId w:val="7"/>
  </w:num>
  <w:num w:numId="18" w16cid:durableId="408885097">
    <w:abstractNumId w:val="8"/>
  </w:num>
  <w:num w:numId="19" w16cid:durableId="706685968">
    <w:abstractNumId w:val="20"/>
  </w:num>
  <w:num w:numId="20" w16cid:durableId="1024669642">
    <w:abstractNumId w:val="20"/>
  </w:num>
  <w:num w:numId="21" w16cid:durableId="569773944">
    <w:abstractNumId w:val="20"/>
  </w:num>
  <w:num w:numId="22" w16cid:durableId="151067426">
    <w:abstractNumId w:val="20"/>
  </w:num>
  <w:num w:numId="23" w16cid:durableId="528297291">
    <w:abstractNumId w:val="20"/>
  </w:num>
  <w:num w:numId="24" w16cid:durableId="1100298423">
    <w:abstractNumId w:val="20"/>
  </w:num>
  <w:num w:numId="25" w16cid:durableId="1423838980">
    <w:abstractNumId w:val="3"/>
  </w:num>
  <w:num w:numId="26" w16cid:durableId="1137916633">
    <w:abstractNumId w:val="6"/>
  </w:num>
  <w:num w:numId="27" w16cid:durableId="141316401">
    <w:abstractNumId w:val="6"/>
  </w:num>
  <w:num w:numId="28" w16cid:durableId="575358556">
    <w:abstractNumId w:val="8"/>
  </w:num>
  <w:num w:numId="29" w16cid:durableId="1524130676">
    <w:abstractNumId w:val="8"/>
  </w:num>
  <w:num w:numId="30" w16cid:durableId="1975966">
    <w:abstractNumId w:val="21"/>
  </w:num>
  <w:num w:numId="31" w16cid:durableId="427894834">
    <w:abstractNumId w:val="22"/>
  </w:num>
  <w:num w:numId="32" w16cid:durableId="145055469">
    <w:abstractNumId w:val="8"/>
  </w:num>
  <w:num w:numId="33" w16cid:durableId="1613322256">
    <w:abstractNumId w:val="1"/>
  </w:num>
  <w:num w:numId="34" w16cid:durableId="1791046692">
    <w:abstractNumId w:val="0"/>
  </w:num>
  <w:num w:numId="35" w16cid:durableId="559243238">
    <w:abstractNumId w:val="23"/>
  </w:num>
  <w:num w:numId="36" w16cid:durableId="453132517">
    <w:abstractNumId w:val="9"/>
  </w:num>
  <w:num w:numId="37" w16cid:durableId="1615136903">
    <w:abstractNumId w:val="1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Feng">
    <w15:presenceInfo w15:providerId="AD" w15:userId="S::FELi@golder.com::effdb736-f8f3-4676-8ea7-a419b5524d20"/>
  </w15:person>
  <w15:person w15:author="Clarke, Nathan">
    <w15:presenceInfo w15:providerId="AD" w15:userId="S::Nathan.Clarke@wsp.com::8abadb61-33e4-4239-a7c3-f85dc0c0f51a"/>
  </w15:person>
  <w15:person w15:author="Hull, Alan">
    <w15:presenceInfo w15:providerId="AD" w15:userId="S::ahull@golder.com::ddf31bdc-0445-47e9-98c8-7f9a7b58c013"/>
  </w15:person>
  <w15:person w15:author="Erin Todd">
    <w15:presenceInfo w15:providerId="AD" w15:userId="S::erin.todd@wsp.com::04595f6d-c69a-47b6-a3d5-2590069455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noPunctuationKerning/>
  <w:characterSpacingControl w:val="doNotCompress"/>
  <w:hdrShapeDefaults>
    <o:shapedefaults v:ext="edit" spidmax="2050">
      <o:colormru v:ext="edit" colors="#00755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435"/>
    <w:rsid w:val="00000F18"/>
    <w:rsid w:val="00001389"/>
    <w:rsid w:val="00002BFB"/>
    <w:rsid w:val="00003487"/>
    <w:rsid w:val="000036CC"/>
    <w:rsid w:val="00003F8B"/>
    <w:rsid w:val="000067A3"/>
    <w:rsid w:val="00006B61"/>
    <w:rsid w:val="00007AC4"/>
    <w:rsid w:val="00011407"/>
    <w:rsid w:val="000115FC"/>
    <w:rsid w:val="000119A7"/>
    <w:rsid w:val="00011E0C"/>
    <w:rsid w:val="00012CE9"/>
    <w:rsid w:val="000145C3"/>
    <w:rsid w:val="000149FE"/>
    <w:rsid w:val="000177AD"/>
    <w:rsid w:val="00017C74"/>
    <w:rsid w:val="00017CAF"/>
    <w:rsid w:val="0002169A"/>
    <w:rsid w:val="000217DE"/>
    <w:rsid w:val="00021874"/>
    <w:rsid w:val="00021C76"/>
    <w:rsid w:val="00022520"/>
    <w:rsid w:val="00023980"/>
    <w:rsid w:val="00024149"/>
    <w:rsid w:val="00024832"/>
    <w:rsid w:val="00025F66"/>
    <w:rsid w:val="00027BE9"/>
    <w:rsid w:val="00027C5D"/>
    <w:rsid w:val="00030FB6"/>
    <w:rsid w:val="0003156B"/>
    <w:rsid w:val="00031CEE"/>
    <w:rsid w:val="00032EC9"/>
    <w:rsid w:val="00033DE8"/>
    <w:rsid w:val="00034255"/>
    <w:rsid w:val="000346FB"/>
    <w:rsid w:val="000350FF"/>
    <w:rsid w:val="000358BF"/>
    <w:rsid w:val="000360F5"/>
    <w:rsid w:val="00036418"/>
    <w:rsid w:val="00036A65"/>
    <w:rsid w:val="00036CD3"/>
    <w:rsid w:val="000375EF"/>
    <w:rsid w:val="00037617"/>
    <w:rsid w:val="00040373"/>
    <w:rsid w:val="000403CD"/>
    <w:rsid w:val="00041B4B"/>
    <w:rsid w:val="00043DFD"/>
    <w:rsid w:val="000442E7"/>
    <w:rsid w:val="00044B7C"/>
    <w:rsid w:val="000459D9"/>
    <w:rsid w:val="00051B04"/>
    <w:rsid w:val="00051E85"/>
    <w:rsid w:val="000522D5"/>
    <w:rsid w:val="00052F1A"/>
    <w:rsid w:val="000553B0"/>
    <w:rsid w:val="0005569F"/>
    <w:rsid w:val="00056A17"/>
    <w:rsid w:val="00056CF8"/>
    <w:rsid w:val="00056E78"/>
    <w:rsid w:val="00057878"/>
    <w:rsid w:val="00057B0D"/>
    <w:rsid w:val="00060800"/>
    <w:rsid w:val="00060A45"/>
    <w:rsid w:val="000613C0"/>
    <w:rsid w:val="000616FF"/>
    <w:rsid w:val="0006179E"/>
    <w:rsid w:val="0006246F"/>
    <w:rsid w:val="00062B3D"/>
    <w:rsid w:val="00062E23"/>
    <w:rsid w:val="00063641"/>
    <w:rsid w:val="0006365A"/>
    <w:rsid w:val="0006394C"/>
    <w:rsid w:val="00063B08"/>
    <w:rsid w:val="00063E9D"/>
    <w:rsid w:val="000642C5"/>
    <w:rsid w:val="0006448E"/>
    <w:rsid w:val="000646B4"/>
    <w:rsid w:val="000647E7"/>
    <w:rsid w:val="000657DB"/>
    <w:rsid w:val="00067056"/>
    <w:rsid w:val="00067595"/>
    <w:rsid w:val="000675FF"/>
    <w:rsid w:val="00070CFF"/>
    <w:rsid w:val="00071225"/>
    <w:rsid w:val="000718BA"/>
    <w:rsid w:val="00071C9A"/>
    <w:rsid w:val="00071ED1"/>
    <w:rsid w:val="00072087"/>
    <w:rsid w:val="0007322E"/>
    <w:rsid w:val="000736B0"/>
    <w:rsid w:val="00073EF2"/>
    <w:rsid w:val="0007493B"/>
    <w:rsid w:val="00074D0F"/>
    <w:rsid w:val="00074FE2"/>
    <w:rsid w:val="000768D0"/>
    <w:rsid w:val="0007784D"/>
    <w:rsid w:val="00080094"/>
    <w:rsid w:val="00081C8D"/>
    <w:rsid w:val="00082AB4"/>
    <w:rsid w:val="00082F2A"/>
    <w:rsid w:val="00083039"/>
    <w:rsid w:val="0008387A"/>
    <w:rsid w:val="00084DF2"/>
    <w:rsid w:val="00086B65"/>
    <w:rsid w:val="000904E4"/>
    <w:rsid w:val="00090F3E"/>
    <w:rsid w:val="0009161A"/>
    <w:rsid w:val="00091E31"/>
    <w:rsid w:val="000924D0"/>
    <w:rsid w:val="000947A7"/>
    <w:rsid w:val="00095830"/>
    <w:rsid w:val="00095FF5"/>
    <w:rsid w:val="000A23E9"/>
    <w:rsid w:val="000A25F1"/>
    <w:rsid w:val="000A30A9"/>
    <w:rsid w:val="000A3BD3"/>
    <w:rsid w:val="000A6097"/>
    <w:rsid w:val="000A6F34"/>
    <w:rsid w:val="000A78C9"/>
    <w:rsid w:val="000A7B46"/>
    <w:rsid w:val="000B158E"/>
    <w:rsid w:val="000B19E5"/>
    <w:rsid w:val="000B1EDE"/>
    <w:rsid w:val="000B29BC"/>
    <w:rsid w:val="000B36AB"/>
    <w:rsid w:val="000B3740"/>
    <w:rsid w:val="000B4089"/>
    <w:rsid w:val="000B43C4"/>
    <w:rsid w:val="000B4AF4"/>
    <w:rsid w:val="000B6405"/>
    <w:rsid w:val="000B6D25"/>
    <w:rsid w:val="000B73CD"/>
    <w:rsid w:val="000B7B59"/>
    <w:rsid w:val="000B7B8A"/>
    <w:rsid w:val="000C20F0"/>
    <w:rsid w:val="000C325D"/>
    <w:rsid w:val="000C357B"/>
    <w:rsid w:val="000C3EE2"/>
    <w:rsid w:val="000C681D"/>
    <w:rsid w:val="000C6D45"/>
    <w:rsid w:val="000C70DC"/>
    <w:rsid w:val="000C712D"/>
    <w:rsid w:val="000C7967"/>
    <w:rsid w:val="000D0941"/>
    <w:rsid w:val="000D0E79"/>
    <w:rsid w:val="000D246E"/>
    <w:rsid w:val="000D2699"/>
    <w:rsid w:val="000D2772"/>
    <w:rsid w:val="000D5D08"/>
    <w:rsid w:val="000D5ECF"/>
    <w:rsid w:val="000D6F5E"/>
    <w:rsid w:val="000D723E"/>
    <w:rsid w:val="000D7408"/>
    <w:rsid w:val="000E01B4"/>
    <w:rsid w:val="000E086B"/>
    <w:rsid w:val="000E1183"/>
    <w:rsid w:val="000E17DA"/>
    <w:rsid w:val="000E1899"/>
    <w:rsid w:val="000E2F3E"/>
    <w:rsid w:val="000E3501"/>
    <w:rsid w:val="000E3BDD"/>
    <w:rsid w:val="000E3CEB"/>
    <w:rsid w:val="000E41A9"/>
    <w:rsid w:val="000E422F"/>
    <w:rsid w:val="000E561B"/>
    <w:rsid w:val="000E5A6A"/>
    <w:rsid w:val="000E6BDC"/>
    <w:rsid w:val="000E6D0A"/>
    <w:rsid w:val="000E7303"/>
    <w:rsid w:val="000E784F"/>
    <w:rsid w:val="000F0477"/>
    <w:rsid w:val="000F0614"/>
    <w:rsid w:val="000F0F6D"/>
    <w:rsid w:val="000F1240"/>
    <w:rsid w:val="000F17B8"/>
    <w:rsid w:val="000F3A15"/>
    <w:rsid w:val="000F4003"/>
    <w:rsid w:val="000F408F"/>
    <w:rsid w:val="000F41A3"/>
    <w:rsid w:val="000F49D7"/>
    <w:rsid w:val="000F6935"/>
    <w:rsid w:val="000F6D36"/>
    <w:rsid w:val="000F6ED8"/>
    <w:rsid w:val="0010159C"/>
    <w:rsid w:val="00101F5E"/>
    <w:rsid w:val="00103D8D"/>
    <w:rsid w:val="00103EA6"/>
    <w:rsid w:val="00104932"/>
    <w:rsid w:val="00105512"/>
    <w:rsid w:val="001055F9"/>
    <w:rsid w:val="0010560F"/>
    <w:rsid w:val="001066A9"/>
    <w:rsid w:val="0011041B"/>
    <w:rsid w:val="00110B25"/>
    <w:rsid w:val="00111366"/>
    <w:rsid w:val="00111DB2"/>
    <w:rsid w:val="001126F2"/>
    <w:rsid w:val="001136B7"/>
    <w:rsid w:val="00113836"/>
    <w:rsid w:val="00113882"/>
    <w:rsid w:val="00114299"/>
    <w:rsid w:val="00114A5B"/>
    <w:rsid w:val="00114CDE"/>
    <w:rsid w:val="001154BE"/>
    <w:rsid w:val="00115557"/>
    <w:rsid w:val="001163F2"/>
    <w:rsid w:val="00116518"/>
    <w:rsid w:val="00117389"/>
    <w:rsid w:val="00117C64"/>
    <w:rsid w:val="0012026F"/>
    <w:rsid w:val="00121E37"/>
    <w:rsid w:val="00123836"/>
    <w:rsid w:val="00125A73"/>
    <w:rsid w:val="00126144"/>
    <w:rsid w:val="00126803"/>
    <w:rsid w:val="00126956"/>
    <w:rsid w:val="00126C56"/>
    <w:rsid w:val="00126E6F"/>
    <w:rsid w:val="00127373"/>
    <w:rsid w:val="00127641"/>
    <w:rsid w:val="00127DF2"/>
    <w:rsid w:val="00131B1E"/>
    <w:rsid w:val="00131D23"/>
    <w:rsid w:val="00132EC7"/>
    <w:rsid w:val="00133F2A"/>
    <w:rsid w:val="00134459"/>
    <w:rsid w:val="00134B15"/>
    <w:rsid w:val="001351CD"/>
    <w:rsid w:val="001351F6"/>
    <w:rsid w:val="001353AE"/>
    <w:rsid w:val="00135CEA"/>
    <w:rsid w:val="00136031"/>
    <w:rsid w:val="00136274"/>
    <w:rsid w:val="001419EB"/>
    <w:rsid w:val="00141B4D"/>
    <w:rsid w:val="00141C19"/>
    <w:rsid w:val="00141C8A"/>
    <w:rsid w:val="00142F8A"/>
    <w:rsid w:val="00142FED"/>
    <w:rsid w:val="0014385C"/>
    <w:rsid w:val="00146440"/>
    <w:rsid w:val="00146676"/>
    <w:rsid w:val="00147A78"/>
    <w:rsid w:val="0015069C"/>
    <w:rsid w:val="0015244C"/>
    <w:rsid w:val="00152EC8"/>
    <w:rsid w:val="00153C53"/>
    <w:rsid w:val="00154EA3"/>
    <w:rsid w:val="00155877"/>
    <w:rsid w:val="00155CE0"/>
    <w:rsid w:val="001570E6"/>
    <w:rsid w:val="00157C78"/>
    <w:rsid w:val="00157F83"/>
    <w:rsid w:val="00160381"/>
    <w:rsid w:val="00160FE8"/>
    <w:rsid w:val="001617AA"/>
    <w:rsid w:val="001621C3"/>
    <w:rsid w:val="001622B6"/>
    <w:rsid w:val="001625F7"/>
    <w:rsid w:val="00162741"/>
    <w:rsid w:val="0016310C"/>
    <w:rsid w:val="0016328A"/>
    <w:rsid w:val="0016402D"/>
    <w:rsid w:val="00164B18"/>
    <w:rsid w:val="00165116"/>
    <w:rsid w:val="00166A70"/>
    <w:rsid w:val="00170647"/>
    <w:rsid w:val="001707AD"/>
    <w:rsid w:val="0017147E"/>
    <w:rsid w:val="0017190D"/>
    <w:rsid w:val="00171920"/>
    <w:rsid w:val="001721B8"/>
    <w:rsid w:val="001722F7"/>
    <w:rsid w:val="00172B08"/>
    <w:rsid w:val="00172B1E"/>
    <w:rsid w:val="00172DC3"/>
    <w:rsid w:val="00173D9B"/>
    <w:rsid w:val="00173FD2"/>
    <w:rsid w:val="00175212"/>
    <w:rsid w:val="00176602"/>
    <w:rsid w:val="001779D6"/>
    <w:rsid w:val="00181657"/>
    <w:rsid w:val="00183100"/>
    <w:rsid w:val="00183179"/>
    <w:rsid w:val="00183D67"/>
    <w:rsid w:val="0018420D"/>
    <w:rsid w:val="0018420E"/>
    <w:rsid w:val="0018473E"/>
    <w:rsid w:val="00184B62"/>
    <w:rsid w:val="0018533D"/>
    <w:rsid w:val="00185460"/>
    <w:rsid w:val="00185669"/>
    <w:rsid w:val="0018707B"/>
    <w:rsid w:val="00187261"/>
    <w:rsid w:val="00187AF6"/>
    <w:rsid w:val="00187FEE"/>
    <w:rsid w:val="001919CB"/>
    <w:rsid w:val="00193A64"/>
    <w:rsid w:val="00193D9F"/>
    <w:rsid w:val="001943ED"/>
    <w:rsid w:val="00194D66"/>
    <w:rsid w:val="0019531E"/>
    <w:rsid w:val="0019538D"/>
    <w:rsid w:val="00195CF0"/>
    <w:rsid w:val="0019756F"/>
    <w:rsid w:val="00197916"/>
    <w:rsid w:val="00197962"/>
    <w:rsid w:val="00197C7B"/>
    <w:rsid w:val="001A0042"/>
    <w:rsid w:val="001A0F55"/>
    <w:rsid w:val="001A0FC4"/>
    <w:rsid w:val="001A300E"/>
    <w:rsid w:val="001A333B"/>
    <w:rsid w:val="001A3B63"/>
    <w:rsid w:val="001A3EBC"/>
    <w:rsid w:val="001A40A4"/>
    <w:rsid w:val="001A569F"/>
    <w:rsid w:val="001A73AE"/>
    <w:rsid w:val="001A79D2"/>
    <w:rsid w:val="001B020A"/>
    <w:rsid w:val="001B0A22"/>
    <w:rsid w:val="001B0AD7"/>
    <w:rsid w:val="001B21D2"/>
    <w:rsid w:val="001B2C03"/>
    <w:rsid w:val="001B44DA"/>
    <w:rsid w:val="001B46A4"/>
    <w:rsid w:val="001B50D1"/>
    <w:rsid w:val="001B6843"/>
    <w:rsid w:val="001B6B96"/>
    <w:rsid w:val="001B6FBF"/>
    <w:rsid w:val="001B764A"/>
    <w:rsid w:val="001B7F5E"/>
    <w:rsid w:val="001C0049"/>
    <w:rsid w:val="001C16CE"/>
    <w:rsid w:val="001C1DB2"/>
    <w:rsid w:val="001C2B74"/>
    <w:rsid w:val="001C2F62"/>
    <w:rsid w:val="001C3AFF"/>
    <w:rsid w:val="001C3D76"/>
    <w:rsid w:val="001C46E9"/>
    <w:rsid w:val="001C47CF"/>
    <w:rsid w:val="001C65B2"/>
    <w:rsid w:val="001C795B"/>
    <w:rsid w:val="001C7D69"/>
    <w:rsid w:val="001D0279"/>
    <w:rsid w:val="001D08A8"/>
    <w:rsid w:val="001D104F"/>
    <w:rsid w:val="001D1245"/>
    <w:rsid w:val="001D141D"/>
    <w:rsid w:val="001D1533"/>
    <w:rsid w:val="001D1798"/>
    <w:rsid w:val="001D2088"/>
    <w:rsid w:val="001D2196"/>
    <w:rsid w:val="001D35AA"/>
    <w:rsid w:val="001D39E7"/>
    <w:rsid w:val="001D3FD2"/>
    <w:rsid w:val="001D49A1"/>
    <w:rsid w:val="001D5D5E"/>
    <w:rsid w:val="001D618B"/>
    <w:rsid w:val="001D6562"/>
    <w:rsid w:val="001D6675"/>
    <w:rsid w:val="001D72F1"/>
    <w:rsid w:val="001D7AF0"/>
    <w:rsid w:val="001E02AF"/>
    <w:rsid w:val="001E05CD"/>
    <w:rsid w:val="001E06AC"/>
    <w:rsid w:val="001E0BF2"/>
    <w:rsid w:val="001E2AF3"/>
    <w:rsid w:val="001E651D"/>
    <w:rsid w:val="001E680E"/>
    <w:rsid w:val="001F0011"/>
    <w:rsid w:val="001F0A71"/>
    <w:rsid w:val="001F133A"/>
    <w:rsid w:val="001F34F5"/>
    <w:rsid w:val="001F46D6"/>
    <w:rsid w:val="001F4E25"/>
    <w:rsid w:val="001F4FBC"/>
    <w:rsid w:val="001F523E"/>
    <w:rsid w:val="001F5895"/>
    <w:rsid w:val="001F61FA"/>
    <w:rsid w:val="001F6756"/>
    <w:rsid w:val="001F77BF"/>
    <w:rsid w:val="001F7A4E"/>
    <w:rsid w:val="00201E3D"/>
    <w:rsid w:val="002032DF"/>
    <w:rsid w:val="0020345E"/>
    <w:rsid w:val="0020365F"/>
    <w:rsid w:val="00205528"/>
    <w:rsid w:val="00205640"/>
    <w:rsid w:val="002109D4"/>
    <w:rsid w:val="00210F0C"/>
    <w:rsid w:val="00211685"/>
    <w:rsid w:val="00211BB7"/>
    <w:rsid w:val="0021270A"/>
    <w:rsid w:val="00212D50"/>
    <w:rsid w:val="0021319F"/>
    <w:rsid w:val="002134D7"/>
    <w:rsid w:val="00213B50"/>
    <w:rsid w:val="002153FD"/>
    <w:rsid w:val="0021634E"/>
    <w:rsid w:val="00216CB0"/>
    <w:rsid w:val="00216ED6"/>
    <w:rsid w:val="0021712A"/>
    <w:rsid w:val="0022027B"/>
    <w:rsid w:val="00221D6F"/>
    <w:rsid w:val="00221FB5"/>
    <w:rsid w:val="002234BC"/>
    <w:rsid w:val="00223EA3"/>
    <w:rsid w:val="00224DFF"/>
    <w:rsid w:val="0022575E"/>
    <w:rsid w:val="00225E8F"/>
    <w:rsid w:val="00226564"/>
    <w:rsid w:val="00227036"/>
    <w:rsid w:val="00227791"/>
    <w:rsid w:val="00230367"/>
    <w:rsid w:val="00230DF0"/>
    <w:rsid w:val="00231922"/>
    <w:rsid w:val="002321FB"/>
    <w:rsid w:val="002333D0"/>
    <w:rsid w:val="002344A7"/>
    <w:rsid w:val="00234A7A"/>
    <w:rsid w:val="00235458"/>
    <w:rsid w:val="00235FFB"/>
    <w:rsid w:val="00236A21"/>
    <w:rsid w:val="0023708B"/>
    <w:rsid w:val="00237AAC"/>
    <w:rsid w:val="00240162"/>
    <w:rsid w:val="00241077"/>
    <w:rsid w:val="00242A61"/>
    <w:rsid w:val="0024463B"/>
    <w:rsid w:val="00244D3E"/>
    <w:rsid w:val="00245523"/>
    <w:rsid w:val="002459A6"/>
    <w:rsid w:val="002460A2"/>
    <w:rsid w:val="00246143"/>
    <w:rsid w:val="002470D6"/>
    <w:rsid w:val="00247F6F"/>
    <w:rsid w:val="0025114A"/>
    <w:rsid w:val="002524D9"/>
    <w:rsid w:val="002533D5"/>
    <w:rsid w:val="00253C90"/>
    <w:rsid w:val="00253D6E"/>
    <w:rsid w:val="0025489B"/>
    <w:rsid w:val="00254DBB"/>
    <w:rsid w:val="0025634F"/>
    <w:rsid w:val="00256B5C"/>
    <w:rsid w:val="00257A68"/>
    <w:rsid w:val="0026017A"/>
    <w:rsid w:val="002631E2"/>
    <w:rsid w:val="002632A0"/>
    <w:rsid w:val="00263534"/>
    <w:rsid w:val="002636C8"/>
    <w:rsid w:val="00266AC3"/>
    <w:rsid w:val="00266BF6"/>
    <w:rsid w:val="002670FB"/>
    <w:rsid w:val="002700BF"/>
    <w:rsid w:val="00271388"/>
    <w:rsid w:val="0027172A"/>
    <w:rsid w:val="002737C4"/>
    <w:rsid w:val="00274149"/>
    <w:rsid w:val="00274BED"/>
    <w:rsid w:val="002758E7"/>
    <w:rsid w:val="00275922"/>
    <w:rsid w:val="002776BC"/>
    <w:rsid w:val="002779FD"/>
    <w:rsid w:val="00280A9D"/>
    <w:rsid w:val="00280B2A"/>
    <w:rsid w:val="00280BBE"/>
    <w:rsid w:val="00281957"/>
    <w:rsid w:val="00281E78"/>
    <w:rsid w:val="00282983"/>
    <w:rsid w:val="00284381"/>
    <w:rsid w:val="00284455"/>
    <w:rsid w:val="002844CC"/>
    <w:rsid w:val="00285190"/>
    <w:rsid w:val="002851E0"/>
    <w:rsid w:val="00285AFE"/>
    <w:rsid w:val="00290F8A"/>
    <w:rsid w:val="00291D77"/>
    <w:rsid w:val="0029322B"/>
    <w:rsid w:val="00293878"/>
    <w:rsid w:val="002938FE"/>
    <w:rsid w:val="00293AB0"/>
    <w:rsid w:val="00293DCB"/>
    <w:rsid w:val="002941F8"/>
    <w:rsid w:val="0029499C"/>
    <w:rsid w:val="00294A79"/>
    <w:rsid w:val="00297F6A"/>
    <w:rsid w:val="002A1236"/>
    <w:rsid w:val="002A2DED"/>
    <w:rsid w:val="002A2EB7"/>
    <w:rsid w:val="002A34BC"/>
    <w:rsid w:val="002A47E2"/>
    <w:rsid w:val="002A6751"/>
    <w:rsid w:val="002B06D5"/>
    <w:rsid w:val="002B2352"/>
    <w:rsid w:val="002B2557"/>
    <w:rsid w:val="002B2B81"/>
    <w:rsid w:val="002B2C72"/>
    <w:rsid w:val="002B2F6E"/>
    <w:rsid w:val="002B3505"/>
    <w:rsid w:val="002B5071"/>
    <w:rsid w:val="002B56B8"/>
    <w:rsid w:val="002C13F3"/>
    <w:rsid w:val="002C2226"/>
    <w:rsid w:val="002C23F4"/>
    <w:rsid w:val="002C3693"/>
    <w:rsid w:val="002C390E"/>
    <w:rsid w:val="002C3AB4"/>
    <w:rsid w:val="002C453B"/>
    <w:rsid w:val="002C4558"/>
    <w:rsid w:val="002C5CB8"/>
    <w:rsid w:val="002C5E11"/>
    <w:rsid w:val="002C7399"/>
    <w:rsid w:val="002C7454"/>
    <w:rsid w:val="002D005E"/>
    <w:rsid w:val="002D0396"/>
    <w:rsid w:val="002D538B"/>
    <w:rsid w:val="002D5EB7"/>
    <w:rsid w:val="002D623D"/>
    <w:rsid w:val="002D69D2"/>
    <w:rsid w:val="002E01E3"/>
    <w:rsid w:val="002E043B"/>
    <w:rsid w:val="002E097A"/>
    <w:rsid w:val="002E11A3"/>
    <w:rsid w:val="002E2D0B"/>
    <w:rsid w:val="002E398A"/>
    <w:rsid w:val="002E3C75"/>
    <w:rsid w:val="002E3E06"/>
    <w:rsid w:val="002E46FF"/>
    <w:rsid w:val="002E5E25"/>
    <w:rsid w:val="002E5EDF"/>
    <w:rsid w:val="002E6594"/>
    <w:rsid w:val="002E66D7"/>
    <w:rsid w:val="002E69B8"/>
    <w:rsid w:val="002E6B03"/>
    <w:rsid w:val="002E6C63"/>
    <w:rsid w:val="002E7456"/>
    <w:rsid w:val="002F09AB"/>
    <w:rsid w:val="002F0BAF"/>
    <w:rsid w:val="002F12E0"/>
    <w:rsid w:val="002F1438"/>
    <w:rsid w:val="002F14F8"/>
    <w:rsid w:val="002F1D7B"/>
    <w:rsid w:val="002F21BF"/>
    <w:rsid w:val="002F47C9"/>
    <w:rsid w:val="002F58B7"/>
    <w:rsid w:val="002F5BF5"/>
    <w:rsid w:val="002F6E79"/>
    <w:rsid w:val="003015B8"/>
    <w:rsid w:val="00301616"/>
    <w:rsid w:val="00305911"/>
    <w:rsid w:val="003074D1"/>
    <w:rsid w:val="003074FB"/>
    <w:rsid w:val="00307D5B"/>
    <w:rsid w:val="0031107D"/>
    <w:rsid w:val="00312B7A"/>
    <w:rsid w:val="0031375C"/>
    <w:rsid w:val="00314293"/>
    <w:rsid w:val="00314D03"/>
    <w:rsid w:val="00316AE8"/>
    <w:rsid w:val="00316F89"/>
    <w:rsid w:val="00317228"/>
    <w:rsid w:val="0031770E"/>
    <w:rsid w:val="003177F9"/>
    <w:rsid w:val="00320031"/>
    <w:rsid w:val="00321768"/>
    <w:rsid w:val="003235F2"/>
    <w:rsid w:val="00324637"/>
    <w:rsid w:val="003267EE"/>
    <w:rsid w:val="00326C42"/>
    <w:rsid w:val="00330DEB"/>
    <w:rsid w:val="003336FE"/>
    <w:rsid w:val="00333CA1"/>
    <w:rsid w:val="00334111"/>
    <w:rsid w:val="00334466"/>
    <w:rsid w:val="00334794"/>
    <w:rsid w:val="00334C55"/>
    <w:rsid w:val="00334E64"/>
    <w:rsid w:val="00334FB0"/>
    <w:rsid w:val="003361BD"/>
    <w:rsid w:val="00336715"/>
    <w:rsid w:val="00337220"/>
    <w:rsid w:val="003373FF"/>
    <w:rsid w:val="003402FB"/>
    <w:rsid w:val="00341A38"/>
    <w:rsid w:val="00341C70"/>
    <w:rsid w:val="00343AAF"/>
    <w:rsid w:val="00343F4A"/>
    <w:rsid w:val="003450C5"/>
    <w:rsid w:val="00345374"/>
    <w:rsid w:val="00345DD2"/>
    <w:rsid w:val="00347315"/>
    <w:rsid w:val="0034734C"/>
    <w:rsid w:val="003473AF"/>
    <w:rsid w:val="00347E4C"/>
    <w:rsid w:val="003508EF"/>
    <w:rsid w:val="00350DDF"/>
    <w:rsid w:val="00351134"/>
    <w:rsid w:val="00351FF1"/>
    <w:rsid w:val="00352B81"/>
    <w:rsid w:val="00352DC8"/>
    <w:rsid w:val="00352DD3"/>
    <w:rsid w:val="00352F8F"/>
    <w:rsid w:val="00353401"/>
    <w:rsid w:val="00354DBF"/>
    <w:rsid w:val="00354F8E"/>
    <w:rsid w:val="00355364"/>
    <w:rsid w:val="00356DCA"/>
    <w:rsid w:val="00357A7A"/>
    <w:rsid w:val="00357CE8"/>
    <w:rsid w:val="00357DF7"/>
    <w:rsid w:val="00360842"/>
    <w:rsid w:val="0036122F"/>
    <w:rsid w:val="003623CE"/>
    <w:rsid w:val="003629E2"/>
    <w:rsid w:val="00362B26"/>
    <w:rsid w:val="00364DF5"/>
    <w:rsid w:val="00365B7F"/>
    <w:rsid w:val="00365C5D"/>
    <w:rsid w:val="0036773D"/>
    <w:rsid w:val="00370B67"/>
    <w:rsid w:val="00370D32"/>
    <w:rsid w:val="00371A83"/>
    <w:rsid w:val="00371DA7"/>
    <w:rsid w:val="00374037"/>
    <w:rsid w:val="00376A01"/>
    <w:rsid w:val="00377760"/>
    <w:rsid w:val="003778B3"/>
    <w:rsid w:val="003823F3"/>
    <w:rsid w:val="003847CC"/>
    <w:rsid w:val="00384DCF"/>
    <w:rsid w:val="00384F1B"/>
    <w:rsid w:val="003852D1"/>
    <w:rsid w:val="00385EE1"/>
    <w:rsid w:val="003862DE"/>
    <w:rsid w:val="003863E3"/>
    <w:rsid w:val="00386B21"/>
    <w:rsid w:val="00387991"/>
    <w:rsid w:val="00390134"/>
    <w:rsid w:val="003908B8"/>
    <w:rsid w:val="00391812"/>
    <w:rsid w:val="00392070"/>
    <w:rsid w:val="00393F75"/>
    <w:rsid w:val="00394648"/>
    <w:rsid w:val="00395203"/>
    <w:rsid w:val="00396813"/>
    <w:rsid w:val="003973A9"/>
    <w:rsid w:val="00397496"/>
    <w:rsid w:val="003975F4"/>
    <w:rsid w:val="00397DF6"/>
    <w:rsid w:val="003A0944"/>
    <w:rsid w:val="003A22C1"/>
    <w:rsid w:val="003A2B6F"/>
    <w:rsid w:val="003A2BE4"/>
    <w:rsid w:val="003A2CA8"/>
    <w:rsid w:val="003A2EB7"/>
    <w:rsid w:val="003A3009"/>
    <w:rsid w:val="003A3766"/>
    <w:rsid w:val="003A3E1C"/>
    <w:rsid w:val="003A45F9"/>
    <w:rsid w:val="003A4AF2"/>
    <w:rsid w:val="003A4B64"/>
    <w:rsid w:val="003A4FF7"/>
    <w:rsid w:val="003A51E8"/>
    <w:rsid w:val="003A6575"/>
    <w:rsid w:val="003A659E"/>
    <w:rsid w:val="003A7BA4"/>
    <w:rsid w:val="003B2983"/>
    <w:rsid w:val="003B2C18"/>
    <w:rsid w:val="003B470E"/>
    <w:rsid w:val="003B4E61"/>
    <w:rsid w:val="003B5036"/>
    <w:rsid w:val="003B680C"/>
    <w:rsid w:val="003B6D48"/>
    <w:rsid w:val="003B73AD"/>
    <w:rsid w:val="003C0466"/>
    <w:rsid w:val="003C04C6"/>
    <w:rsid w:val="003C0C2A"/>
    <w:rsid w:val="003C3960"/>
    <w:rsid w:val="003C3CD8"/>
    <w:rsid w:val="003C4EA2"/>
    <w:rsid w:val="003C7FAC"/>
    <w:rsid w:val="003D15B9"/>
    <w:rsid w:val="003D23DF"/>
    <w:rsid w:val="003D2706"/>
    <w:rsid w:val="003D2CD8"/>
    <w:rsid w:val="003D2CF1"/>
    <w:rsid w:val="003D4840"/>
    <w:rsid w:val="003D537A"/>
    <w:rsid w:val="003D5F3F"/>
    <w:rsid w:val="003D7766"/>
    <w:rsid w:val="003D7A37"/>
    <w:rsid w:val="003D7A52"/>
    <w:rsid w:val="003D7BBF"/>
    <w:rsid w:val="003E0677"/>
    <w:rsid w:val="003E1C5D"/>
    <w:rsid w:val="003E24EF"/>
    <w:rsid w:val="003E3648"/>
    <w:rsid w:val="003E3E25"/>
    <w:rsid w:val="003E4629"/>
    <w:rsid w:val="003E49C5"/>
    <w:rsid w:val="003E4F69"/>
    <w:rsid w:val="003E5F5F"/>
    <w:rsid w:val="003E6633"/>
    <w:rsid w:val="003E72B8"/>
    <w:rsid w:val="003E76D5"/>
    <w:rsid w:val="003F20F7"/>
    <w:rsid w:val="003F2D11"/>
    <w:rsid w:val="003F4280"/>
    <w:rsid w:val="003F4B83"/>
    <w:rsid w:val="003F4F3B"/>
    <w:rsid w:val="003F73E5"/>
    <w:rsid w:val="00400C3E"/>
    <w:rsid w:val="00401126"/>
    <w:rsid w:val="00401B98"/>
    <w:rsid w:val="0040232D"/>
    <w:rsid w:val="004023F5"/>
    <w:rsid w:val="00402634"/>
    <w:rsid w:val="00403963"/>
    <w:rsid w:val="004039F0"/>
    <w:rsid w:val="00404066"/>
    <w:rsid w:val="0040571E"/>
    <w:rsid w:val="00405BF8"/>
    <w:rsid w:val="00405FD7"/>
    <w:rsid w:val="00406265"/>
    <w:rsid w:val="0040668B"/>
    <w:rsid w:val="00406740"/>
    <w:rsid w:val="00407FF3"/>
    <w:rsid w:val="00410D3B"/>
    <w:rsid w:val="00411546"/>
    <w:rsid w:val="004123A4"/>
    <w:rsid w:val="00413F1B"/>
    <w:rsid w:val="0041409D"/>
    <w:rsid w:val="004140E4"/>
    <w:rsid w:val="0041497E"/>
    <w:rsid w:val="00414E15"/>
    <w:rsid w:val="00415165"/>
    <w:rsid w:val="00416627"/>
    <w:rsid w:val="0041690D"/>
    <w:rsid w:val="004171D1"/>
    <w:rsid w:val="00420944"/>
    <w:rsid w:val="00420F7A"/>
    <w:rsid w:val="00420FA9"/>
    <w:rsid w:val="00421090"/>
    <w:rsid w:val="00421665"/>
    <w:rsid w:val="00424B47"/>
    <w:rsid w:val="00424BEB"/>
    <w:rsid w:val="00424C7C"/>
    <w:rsid w:val="00424D0C"/>
    <w:rsid w:val="00425663"/>
    <w:rsid w:val="00426F42"/>
    <w:rsid w:val="0042705A"/>
    <w:rsid w:val="0042735D"/>
    <w:rsid w:val="00427F3C"/>
    <w:rsid w:val="00431BB5"/>
    <w:rsid w:val="00432712"/>
    <w:rsid w:val="0043305D"/>
    <w:rsid w:val="00433083"/>
    <w:rsid w:val="00433A37"/>
    <w:rsid w:val="00434280"/>
    <w:rsid w:val="00434532"/>
    <w:rsid w:val="00435455"/>
    <w:rsid w:val="00435B7E"/>
    <w:rsid w:val="00435CC3"/>
    <w:rsid w:val="004369CB"/>
    <w:rsid w:val="004376AF"/>
    <w:rsid w:val="0043792F"/>
    <w:rsid w:val="004401C6"/>
    <w:rsid w:val="0044049D"/>
    <w:rsid w:val="00440BC5"/>
    <w:rsid w:val="00441B3A"/>
    <w:rsid w:val="00441C05"/>
    <w:rsid w:val="00443729"/>
    <w:rsid w:val="00444CE3"/>
    <w:rsid w:val="00444E53"/>
    <w:rsid w:val="00445435"/>
    <w:rsid w:val="004466D5"/>
    <w:rsid w:val="0044679B"/>
    <w:rsid w:val="0044682A"/>
    <w:rsid w:val="00447B35"/>
    <w:rsid w:val="0045224F"/>
    <w:rsid w:val="00452F78"/>
    <w:rsid w:val="004533CA"/>
    <w:rsid w:val="004543EB"/>
    <w:rsid w:val="00454640"/>
    <w:rsid w:val="00454E5F"/>
    <w:rsid w:val="00455F8F"/>
    <w:rsid w:val="00455FE2"/>
    <w:rsid w:val="00456CCD"/>
    <w:rsid w:val="00460604"/>
    <w:rsid w:val="0046111D"/>
    <w:rsid w:val="00461A72"/>
    <w:rsid w:val="00461D87"/>
    <w:rsid w:val="00461E54"/>
    <w:rsid w:val="0046323A"/>
    <w:rsid w:val="0046466E"/>
    <w:rsid w:val="00465A81"/>
    <w:rsid w:val="00466154"/>
    <w:rsid w:val="00466522"/>
    <w:rsid w:val="004704FB"/>
    <w:rsid w:val="00470E38"/>
    <w:rsid w:val="0047175E"/>
    <w:rsid w:val="00472389"/>
    <w:rsid w:val="0047268F"/>
    <w:rsid w:val="00472A05"/>
    <w:rsid w:val="00473AEB"/>
    <w:rsid w:val="00476C98"/>
    <w:rsid w:val="00476DCC"/>
    <w:rsid w:val="0047702B"/>
    <w:rsid w:val="00480190"/>
    <w:rsid w:val="00482E69"/>
    <w:rsid w:val="0048445F"/>
    <w:rsid w:val="00486141"/>
    <w:rsid w:val="00487120"/>
    <w:rsid w:val="00490DFF"/>
    <w:rsid w:val="004916E8"/>
    <w:rsid w:val="00493901"/>
    <w:rsid w:val="00493F34"/>
    <w:rsid w:val="004942ED"/>
    <w:rsid w:val="00494E6D"/>
    <w:rsid w:val="0049504E"/>
    <w:rsid w:val="004951FB"/>
    <w:rsid w:val="00495EBF"/>
    <w:rsid w:val="00496320"/>
    <w:rsid w:val="004A0693"/>
    <w:rsid w:val="004A17E0"/>
    <w:rsid w:val="004A1E76"/>
    <w:rsid w:val="004A1FBF"/>
    <w:rsid w:val="004A264E"/>
    <w:rsid w:val="004A3AEF"/>
    <w:rsid w:val="004A3E52"/>
    <w:rsid w:val="004A422A"/>
    <w:rsid w:val="004A42D0"/>
    <w:rsid w:val="004A4A63"/>
    <w:rsid w:val="004A4CA3"/>
    <w:rsid w:val="004A5314"/>
    <w:rsid w:val="004A6047"/>
    <w:rsid w:val="004A6531"/>
    <w:rsid w:val="004A73AA"/>
    <w:rsid w:val="004A7AAE"/>
    <w:rsid w:val="004A7B8E"/>
    <w:rsid w:val="004A7B9D"/>
    <w:rsid w:val="004B0E8E"/>
    <w:rsid w:val="004B29E4"/>
    <w:rsid w:val="004B2A94"/>
    <w:rsid w:val="004B518C"/>
    <w:rsid w:val="004B6A10"/>
    <w:rsid w:val="004B73F1"/>
    <w:rsid w:val="004B7779"/>
    <w:rsid w:val="004B7E2F"/>
    <w:rsid w:val="004C0031"/>
    <w:rsid w:val="004C1FE9"/>
    <w:rsid w:val="004C275A"/>
    <w:rsid w:val="004C2EB5"/>
    <w:rsid w:val="004C5160"/>
    <w:rsid w:val="004C51BB"/>
    <w:rsid w:val="004C53E4"/>
    <w:rsid w:val="004C5F1B"/>
    <w:rsid w:val="004C71DF"/>
    <w:rsid w:val="004D0308"/>
    <w:rsid w:val="004D1F7A"/>
    <w:rsid w:val="004D2C5E"/>
    <w:rsid w:val="004D3457"/>
    <w:rsid w:val="004D3AEE"/>
    <w:rsid w:val="004D59D0"/>
    <w:rsid w:val="004D61EA"/>
    <w:rsid w:val="004D6693"/>
    <w:rsid w:val="004D71D8"/>
    <w:rsid w:val="004E0251"/>
    <w:rsid w:val="004E1F4A"/>
    <w:rsid w:val="004E3866"/>
    <w:rsid w:val="004E4999"/>
    <w:rsid w:val="004E4D6E"/>
    <w:rsid w:val="004E60ED"/>
    <w:rsid w:val="004F0D78"/>
    <w:rsid w:val="004F1C9F"/>
    <w:rsid w:val="004F3580"/>
    <w:rsid w:val="004F3AED"/>
    <w:rsid w:val="004F3D5C"/>
    <w:rsid w:val="004F3D95"/>
    <w:rsid w:val="004F3DD6"/>
    <w:rsid w:val="004F5636"/>
    <w:rsid w:val="004F773E"/>
    <w:rsid w:val="004F78D1"/>
    <w:rsid w:val="00500490"/>
    <w:rsid w:val="0050125A"/>
    <w:rsid w:val="00501D1A"/>
    <w:rsid w:val="005023A9"/>
    <w:rsid w:val="005030FB"/>
    <w:rsid w:val="0050312C"/>
    <w:rsid w:val="00507CCE"/>
    <w:rsid w:val="0051074B"/>
    <w:rsid w:val="00510B4B"/>
    <w:rsid w:val="0051167E"/>
    <w:rsid w:val="00513011"/>
    <w:rsid w:val="00516349"/>
    <w:rsid w:val="005163E1"/>
    <w:rsid w:val="00516520"/>
    <w:rsid w:val="005168BE"/>
    <w:rsid w:val="00517603"/>
    <w:rsid w:val="00520287"/>
    <w:rsid w:val="00520494"/>
    <w:rsid w:val="0052135B"/>
    <w:rsid w:val="00522429"/>
    <w:rsid w:val="00522BD3"/>
    <w:rsid w:val="00526757"/>
    <w:rsid w:val="005337C4"/>
    <w:rsid w:val="0053521B"/>
    <w:rsid w:val="00535BC3"/>
    <w:rsid w:val="005368C9"/>
    <w:rsid w:val="0053715C"/>
    <w:rsid w:val="00537353"/>
    <w:rsid w:val="00537A80"/>
    <w:rsid w:val="0054049B"/>
    <w:rsid w:val="00540C6D"/>
    <w:rsid w:val="00541672"/>
    <w:rsid w:val="00541B79"/>
    <w:rsid w:val="00541F7E"/>
    <w:rsid w:val="00544CBA"/>
    <w:rsid w:val="0054538A"/>
    <w:rsid w:val="00545A55"/>
    <w:rsid w:val="005469C0"/>
    <w:rsid w:val="00546EC9"/>
    <w:rsid w:val="00547ABE"/>
    <w:rsid w:val="00550368"/>
    <w:rsid w:val="005504CA"/>
    <w:rsid w:val="005513F8"/>
    <w:rsid w:val="005517CA"/>
    <w:rsid w:val="0055197D"/>
    <w:rsid w:val="005519A2"/>
    <w:rsid w:val="00551BCD"/>
    <w:rsid w:val="0055284D"/>
    <w:rsid w:val="00552AF4"/>
    <w:rsid w:val="00552D18"/>
    <w:rsid w:val="00553003"/>
    <w:rsid w:val="00553A9E"/>
    <w:rsid w:val="005549C2"/>
    <w:rsid w:val="00556D33"/>
    <w:rsid w:val="0055719C"/>
    <w:rsid w:val="00557846"/>
    <w:rsid w:val="0056122D"/>
    <w:rsid w:val="00561EB2"/>
    <w:rsid w:val="00561F96"/>
    <w:rsid w:val="00562B7E"/>
    <w:rsid w:val="00562BE1"/>
    <w:rsid w:val="00563332"/>
    <w:rsid w:val="0056365B"/>
    <w:rsid w:val="0056377C"/>
    <w:rsid w:val="00563ADE"/>
    <w:rsid w:val="005641FC"/>
    <w:rsid w:val="0056658B"/>
    <w:rsid w:val="005726A3"/>
    <w:rsid w:val="00573428"/>
    <w:rsid w:val="00573FA0"/>
    <w:rsid w:val="00574543"/>
    <w:rsid w:val="0057468A"/>
    <w:rsid w:val="005747E1"/>
    <w:rsid w:val="005751E5"/>
    <w:rsid w:val="00576E1B"/>
    <w:rsid w:val="00576EFC"/>
    <w:rsid w:val="00577006"/>
    <w:rsid w:val="00577306"/>
    <w:rsid w:val="00577F6F"/>
    <w:rsid w:val="0058075F"/>
    <w:rsid w:val="00580A26"/>
    <w:rsid w:val="00580C52"/>
    <w:rsid w:val="00580CA8"/>
    <w:rsid w:val="005810B3"/>
    <w:rsid w:val="0058165A"/>
    <w:rsid w:val="00581A91"/>
    <w:rsid w:val="00581D9B"/>
    <w:rsid w:val="005827C8"/>
    <w:rsid w:val="00582FDE"/>
    <w:rsid w:val="005832A2"/>
    <w:rsid w:val="00584AD4"/>
    <w:rsid w:val="00584DF2"/>
    <w:rsid w:val="0058521F"/>
    <w:rsid w:val="005852B8"/>
    <w:rsid w:val="00585826"/>
    <w:rsid w:val="00585A05"/>
    <w:rsid w:val="00586775"/>
    <w:rsid w:val="00587F80"/>
    <w:rsid w:val="00590029"/>
    <w:rsid w:val="00591015"/>
    <w:rsid w:val="005917CA"/>
    <w:rsid w:val="00591D94"/>
    <w:rsid w:val="0059319C"/>
    <w:rsid w:val="00593600"/>
    <w:rsid w:val="005940C6"/>
    <w:rsid w:val="00596449"/>
    <w:rsid w:val="00596722"/>
    <w:rsid w:val="005969EC"/>
    <w:rsid w:val="005977F6"/>
    <w:rsid w:val="005A0720"/>
    <w:rsid w:val="005A0F3A"/>
    <w:rsid w:val="005A1054"/>
    <w:rsid w:val="005A1D19"/>
    <w:rsid w:val="005A1D91"/>
    <w:rsid w:val="005A31B9"/>
    <w:rsid w:val="005A3423"/>
    <w:rsid w:val="005A3836"/>
    <w:rsid w:val="005A542B"/>
    <w:rsid w:val="005A54D7"/>
    <w:rsid w:val="005A5543"/>
    <w:rsid w:val="005A6366"/>
    <w:rsid w:val="005A6614"/>
    <w:rsid w:val="005A74DC"/>
    <w:rsid w:val="005B062A"/>
    <w:rsid w:val="005B1840"/>
    <w:rsid w:val="005B21D5"/>
    <w:rsid w:val="005B269A"/>
    <w:rsid w:val="005B2A79"/>
    <w:rsid w:val="005B49D1"/>
    <w:rsid w:val="005B5034"/>
    <w:rsid w:val="005B5741"/>
    <w:rsid w:val="005B5D8E"/>
    <w:rsid w:val="005B5E86"/>
    <w:rsid w:val="005B6E6E"/>
    <w:rsid w:val="005B7395"/>
    <w:rsid w:val="005B76BE"/>
    <w:rsid w:val="005C09DA"/>
    <w:rsid w:val="005C0AD6"/>
    <w:rsid w:val="005C157E"/>
    <w:rsid w:val="005C26B5"/>
    <w:rsid w:val="005C3456"/>
    <w:rsid w:val="005C4B61"/>
    <w:rsid w:val="005C4DDB"/>
    <w:rsid w:val="005C53E1"/>
    <w:rsid w:val="005C563D"/>
    <w:rsid w:val="005C5696"/>
    <w:rsid w:val="005C62A4"/>
    <w:rsid w:val="005C6CB9"/>
    <w:rsid w:val="005D0D2A"/>
    <w:rsid w:val="005D2274"/>
    <w:rsid w:val="005D2C9A"/>
    <w:rsid w:val="005D398B"/>
    <w:rsid w:val="005D3F9B"/>
    <w:rsid w:val="005D4738"/>
    <w:rsid w:val="005D4F77"/>
    <w:rsid w:val="005D5AC0"/>
    <w:rsid w:val="005D674D"/>
    <w:rsid w:val="005D678C"/>
    <w:rsid w:val="005E0494"/>
    <w:rsid w:val="005E21DF"/>
    <w:rsid w:val="005E26E4"/>
    <w:rsid w:val="005E3002"/>
    <w:rsid w:val="005E31C5"/>
    <w:rsid w:val="005E3AAD"/>
    <w:rsid w:val="005E3B51"/>
    <w:rsid w:val="005E4953"/>
    <w:rsid w:val="005E61EE"/>
    <w:rsid w:val="005E7E08"/>
    <w:rsid w:val="005F078B"/>
    <w:rsid w:val="005F0A7D"/>
    <w:rsid w:val="005F0DEB"/>
    <w:rsid w:val="005F1548"/>
    <w:rsid w:val="005F2E9B"/>
    <w:rsid w:val="005F4371"/>
    <w:rsid w:val="005F6EEE"/>
    <w:rsid w:val="005F749C"/>
    <w:rsid w:val="005F7FD8"/>
    <w:rsid w:val="00601620"/>
    <w:rsid w:val="00601EF8"/>
    <w:rsid w:val="006025DE"/>
    <w:rsid w:val="00602C8A"/>
    <w:rsid w:val="006030DC"/>
    <w:rsid w:val="006032A7"/>
    <w:rsid w:val="0060433A"/>
    <w:rsid w:val="00604884"/>
    <w:rsid w:val="00604D51"/>
    <w:rsid w:val="00606032"/>
    <w:rsid w:val="00606A54"/>
    <w:rsid w:val="006070D9"/>
    <w:rsid w:val="00611072"/>
    <w:rsid w:val="0061149C"/>
    <w:rsid w:val="00611AD1"/>
    <w:rsid w:val="00612801"/>
    <w:rsid w:val="00612DCC"/>
    <w:rsid w:val="00613FEE"/>
    <w:rsid w:val="006141D4"/>
    <w:rsid w:val="00614BAF"/>
    <w:rsid w:val="00615A88"/>
    <w:rsid w:val="006161EA"/>
    <w:rsid w:val="006167D9"/>
    <w:rsid w:val="00616E1F"/>
    <w:rsid w:val="00616EEA"/>
    <w:rsid w:val="00617C41"/>
    <w:rsid w:val="00620402"/>
    <w:rsid w:val="00620CE9"/>
    <w:rsid w:val="006218F5"/>
    <w:rsid w:val="006221AE"/>
    <w:rsid w:val="00625093"/>
    <w:rsid w:val="006260F7"/>
    <w:rsid w:val="00627102"/>
    <w:rsid w:val="00627C33"/>
    <w:rsid w:val="00627EF2"/>
    <w:rsid w:val="00630683"/>
    <w:rsid w:val="006309A2"/>
    <w:rsid w:val="00630B89"/>
    <w:rsid w:val="00631EEB"/>
    <w:rsid w:val="00632285"/>
    <w:rsid w:val="00633017"/>
    <w:rsid w:val="006331F7"/>
    <w:rsid w:val="00633837"/>
    <w:rsid w:val="00634871"/>
    <w:rsid w:val="0063498C"/>
    <w:rsid w:val="0063532C"/>
    <w:rsid w:val="00637B23"/>
    <w:rsid w:val="00637D20"/>
    <w:rsid w:val="00637FEB"/>
    <w:rsid w:val="00640470"/>
    <w:rsid w:val="006416F4"/>
    <w:rsid w:val="00641DDA"/>
    <w:rsid w:val="00644147"/>
    <w:rsid w:val="00644236"/>
    <w:rsid w:val="00645B83"/>
    <w:rsid w:val="00645BFA"/>
    <w:rsid w:val="00645D59"/>
    <w:rsid w:val="00647195"/>
    <w:rsid w:val="006472AB"/>
    <w:rsid w:val="006479E6"/>
    <w:rsid w:val="00650471"/>
    <w:rsid w:val="00650598"/>
    <w:rsid w:val="00652188"/>
    <w:rsid w:val="00652685"/>
    <w:rsid w:val="00652E05"/>
    <w:rsid w:val="006571D5"/>
    <w:rsid w:val="00657344"/>
    <w:rsid w:val="006575E3"/>
    <w:rsid w:val="006610A3"/>
    <w:rsid w:val="00662D8B"/>
    <w:rsid w:val="00663970"/>
    <w:rsid w:val="00664017"/>
    <w:rsid w:val="0066423F"/>
    <w:rsid w:val="0066470C"/>
    <w:rsid w:val="0066483C"/>
    <w:rsid w:val="00664B17"/>
    <w:rsid w:val="00667C2E"/>
    <w:rsid w:val="00670877"/>
    <w:rsid w:val="00670AE8"/>
    <w:rsid w:val="00670DE5"/>
    <w:rsid w:val="00671336"/>
    <w:rsid w:val="00671AE7"/>
    <w:rsid w:val="00672A2A"/>
    <w:rsid w:val="00674101"/>
    <w:rsid w:val="006758FA"/>
    <w:rsid w:val="00675FA8"/>
    <w:rsid w:val="00675FE3"/>
    <w:rsid w:val="00676735"/>
    <w:rsid w:val="006778CF"/>
    <w:rsid w:val="00677BE3"/>
    <w:rsid w:val="0068010A"/>
    <w:rsid w:val="006806B5"/>
    <w:rsid w:val="006809C9"/>
    <w:rsid w:val="00680D27"/>
    <w:rsid w:val="00681902"/>
    <w:rsid w:val="00681DE2"/>
    <w:rsid w:val="006831AD"/>
    <w:rsid w:val="00683A89"/>
    <w:rsid w:val="00684CF4"/>
    <w:rsid w:val="00684E56"/>
    <w:rsid w:val="00686480"/>
    <w:rsid w:val="0069133D"/>
    <w:rsid w:val="00691365"/>
    <w:rsid w:val="00691812"/>
    <w:rsid w:val="00691CBF"/>
    <w:rsid w:val="00693F5F"/>
    <w:rsid w:val="00694146"/>
    <w:rsid w:val="00695346"/>
    <w:rsid w:val="00696A4B"/>
    <w:rsid w:val="00696B4D"/>
    <w:rsid w:val="00696BCD"/>
    <w:rsid w:val="00696BEB"/>
    <w:rsid w:val="00696F06"/>
    <w:rsid w:val="006970CE"/>
    <w:rsid w:val="006976D7"/>
    <w:rsid w:val="006A10C3"/>
    <w:rsid w:val="006A18FD"/>
    <w:rsid w:val="006A1D23"/>
    <w:rsid w:val="006A1E20"/>
    <w:rsid w:val="006A2A1F"/>
    <w:rsid w:val="006A3840"/>
    <w:rsid w:val="006A3F65"/>
    <w:rsid w:val="006A55F4"/>
    <w:rsid w:val="006A5CB4"/>
    <w:rsid w:val="006A6A1A"/>
    <w:rsid w:val="006A79E8"/>
    <w:rsid w:val="006B10B2"/>
    <w:rsid w:val="006B1607"/>
    <w:rsid w:val="006B1854"/>
    <w:rsid w:val="006B1AF6"/>
    <w:rsid w:val="006B23CC"/>
    <w:rsid w:val="006B35E8"/>
    <w:rsid w:val="006B3DA4"/>
    <w:rsid w:val="006B3EBE"/>
    <w:rsid w:val="006B3EE4"/>
    <w:rsid w:val="006B46ED"/>
    <w:rsid w:val="006B4C8E"/>
    <w:rsid w:val="006B53DC"/>
    <w:rsid w:val="006B5A29"/>
    <w:rsid w:val="006B751E"/>
    <w:rsid w:val="006B795B"/>
    <w:rsid w:val="006C1916"/>
    <w:rsid w:val="006C1B67"/>
    <w:rsid w:val="006C3684"/>
    <w:rsid w:val="006C44E2"/>
    <w:rsid w:val="006C4784"/>
    <w:rsid w:val="006C5C22"/>
    <w:rsid w:val="006C6039"/>
    <w:rsid w:val="006C6E44"/>
    <w:rsid w:val="006C725B"/>
    <w:rsid w:val="006C74D5"/>
    <w:rsid w:val="006D167D"/>
    <w:rsid w:val="006D39AA"/>
    <w:rsid w:val="006D698C"/>
    <w:rsid w:val="006D6AE9"/>
    <w:rsid w:val="006E0D88"/>
    <w:rsid w:val="006E1731"/>
    <w:rsid w:val="006E1B50"/>
    <w:rsid w:val="006E2481"/>
    <w:rsid w:val="006E2A98"/>
    <w:rsid w:val="006E347A"/>
    <w:rsid w:val="006E3F83"/>
    <w:rsid w:val="006E4A21"/>
    <w:rsid w:val="006E5447"/>
    <w:rsid w:val="006E6D97"/>
    <w:rsid w:val="006E78FB"/>
    <w:rsid w:val="006E7BBA"/>
    <w:rsid w:val="006F0531"/>
    <w:rsid w:val="006F06B5"/>
    <w:rsid w:val="006F16A2"/>
    <w:rsid w:val="006F24E8"/>
    <w:rsid w:val="006F26FB"/>
    <w:rsid w:val="006F2AB7"/>
    <w:rsid w:val="006F2F26"/>
    <w:rsid w:val="006F3A70"/>
    <w:rsid w:val="006F5221"/>
    <w:rsid w:val="006F5285"/>
    <w:rsid w:val="006F5DF8"/>
    <w:rsid w:val="00701530"/>
    <w:rsid w:val="0070194E"/>
    <w:rsid w:val="00701EE7"/>
    <w:rsid w:val="00701FA2"/>
    <w:rsid w:val="007024C0"/>
    <w:rsid w:val="0070267E"/>
    <w:rsid w:val="007035A6"/>
    <w:rsid w:val="007035DA"/>
    <w:rsid w:val="00704082"/>
    <w:rsid w:val="007046D2"/>
    <w:rsid w:val="00704974"/>
    <w:rsid w:val="00704C27"/>
    <w:rsid w:val="00704D39"/>
    <w:rsid w:val="0070678C"/>
    <w:rsid w:val="007101D8"/>
    <w:rsid w:val="0071021A"/>
    <w:rsid w:val="00710596"/>
    <w:rsid w:val="00711627"/>
    <w:rsid w:val="00711A13"/>
    <w:rsid w:val="00713040"/>
    <w:rsid w:val="00714109"/>
    <w:rsid w:val="007146C5"/>
    <w:rsid w:val="00714F88"/>
    <w:rsid w:val="00715228"/>
    <w:rsid w:val="00715626"/>
    <w:rsid w:val="00716BF9"/>
    <w:rsid w:val="0072062E"/>
    <w:rsid w:val="00720D96"/>
    <w:rsid w:val="00720EF0"/>
    <w:rsid w:val="0072125E"/>
    <w:rsid w:val="00721503"/>
    <w:rsid w:val="007223EF"/>
    <w:rsid w:val="0072308A"/>
    <w:rsid w:val="0072405B"/>
    <w:rsid w:val="00725C84"/>
    <w:rsid w:val="00727AB8"/>
    <w:rsid w:val="00730AC9"/>
    <w:rsid w:val="00732BB1"/>
    <w:rsid w:val="00733691"/>
    <w:rsid w:val="007355AC"/>
    <w:rsid w:val="00736635"/>
    <w:rsid w:val="00736D80"/>
    <w:rsid w:val="00737791"/>
    <w:rsid w:val="00737E81"/>
    <w:rsid w:val="00742769"/>
    <w:rsid w:val="0074282A"/>
    <w:rsid w:val="007430B7"/>
    <w:rsid w:val="0074326D"/>
    <w:rsid w:val="007449A9"/>
    <w:rsid w:val="00744C31"/>
    <w:rsid w:val="00745150"/>
    <w:rsid w:val="00745EBF"/>
    <w:rsid w:val="007464B6"/>
    <w:rsid w:val="00746CAE"/>
    <w:rsid w:val="00747192"/>
    <w:rsid w:val="00750005"/>
    <w:rsid w:val="0075028A"/>
    <w:rsid w:val="00750EDE"/>
    <w:rsid w:val="00751FD9"/>
    <w:rsid w:val="0075246B"/>
    <w:rsid w:val="00753881"/>
    <w:rsid w:val="00753EF6"/>
    <w:rsid w:val="00754611"/>
    <w:rsid w:val="007548F1"/>
    <w:rsid w:val="0075539C"/>
    <w:rsid w:val="00756162"/>
    <w:rsid w:val="007565C0"/>
    <w:rsid w:val="00756FCC"/>
    <w:rsid w:val="00757388"/>
    <w:rsid w:val="00757B0A"/>
    <w:rsid w:val="0076014F"/>
    <w:rsid w:val="0076138F"/>
    <w:rsid w:val="00761C40"/>
    <w:rsid w:val="00762DD9"/>
    <w:rsid w:val="00762E38"/>
    <w:rsid w:val="00767CD4"/>
    <w:rsid w:val="00770DF7"/>
    <w:rsid w:val="0077415B"/>
    <w:rsid w:val="0077598C"/>
    <w:rsid w:val="007762D5"/>
    <w:rsid w:val="007766FB"/>
    <w:rsid w:val="00777F7C"/>
    <w:rsid w:val="0078134D"/>
    <w:rsid w:val="007819D3"/>
    <w:rsid w:val="00783CA3"/>
    <w:rsid w:val="007849D7"/>
    <w:rsid w:val="00784D70"/>
    <w:rsid w:val="00784F36"/>
    <w:rsid w:val="007865A2"/>
    <w:rsid w:val="00786D8A"/>
    <w:rsid w:val="00787AE0"/>
    <w:rsid w:val="007906D4"/>
    <w:rsid w:val="00790E13"/>
    <w:rsid w:val="00793352"/>
    <w:rsid w:val="0079351D"/>
    <w:rsid w:val="007959E4"/>
    <w:rsid w:val="00795DBB"/>
    <w:rsid w:val="007965A4"/>
    <w:rsid w:val="00797030"/>
    <w:rsid w:val="007970A8"/>
    <w:rsid w:val="007979F9"/>
    <w:rsid w:val="007A031D"/>
    <w:rsid w:val="007A04D5"/>
    <w:rsid w:val="007A09ED"/>
    <w:rsid w:val="007A298F"/>
    <w:rsid w:val="007A3AEF"/>
    <w:rsid w:val="007A5503"/>
    <w:rsid w:val="007A5ADC"/>
    <w:rsid w:val="007A649A"/>
    <w:rsid w:val="007A69DF"/>
    <w:rsid w:val="007A7FCC"/>
    <w:rsid w:val="007B04AA"/>
    <w:rsid w:val="007B04DD"/>
    <w:rsid w:val="007B06FF"/>
    <w:rsid w:val="007B0D26"/>
    <w:rsid w:val="007B1074"/>
    <w:rsid w:val="007B1572"/>
    <w:rsid w:val="007B2566"/>
    <w:rsid w:val="007B4C99"/>
    <w:rsid w:val="007B51AD"/>
    <w:rsid w:val="007B6401"/>
    <w:rsid w:val="007C0869"/>
    <w:rsid w:val="007C1282"/>
    <w:rsid w:val="007C20F9"/>
    <w:rsid w:val="007C31A8"/>
    <w:rsid w:val="007C4D30"/>
    <w:rsid w:val="007C5439"/>
    <w:rsid w:val="007C7C6B"/>
    <w:rsid w:val="007D0319"/>
    <w:rsid w:val="007D06AD"/>
    <w:rsid w:val="007D2761"/>
    <w:rsid w:val="007D27F5"/>
    <w:rsid w:val="007D2897"/>
    <w:rsid w:val="007D290B"/>
    <w:rsid w:val="007D2ACE"/>
    <w:rsid w:val="007D41AD"/>
    <w:rsid w:val="007D5C85"/>
    <w:rsid w:val="007D6A70"/>
    <w:rsid w:val="007D7D6D"/>
    <w:rsid w:val="007D7D99"/>
    <w:rsid w:val="007E0D8F"/>
    <w:rsid w:val="007E10E7"/>
    <w:rsid w:val="007E2B98"/>
    <w:rsid w:val="007E449F"/>
    <w:rsid w:val="007E5A59"/>
    <w:rsid w:val="007E6283"/>
    <w:rsid w:val="007E6452"/>
    <w:rsid w:val="007E6D0D"/>
    <w:rsid w:val="007F1361"/>
    <w:rsid w:val="007F3A88"/>
    <w:rsid w:val="007F4189"/>
    <w:rsid w:val="007F5E3F"/>
    <w:rsid w:val="007F5FD8"/>
    <w:rsid w:val="007F659A"/>
    <w:rsid w:val="007F6CD5"/>
    <w:rsid w:val="007F703E"/>
    <w:rsid w:val="00800EB3"/>
    <w:rsid w:val="008015BC"/>
    <w:rsid w:val="00801B00"/>
    <w:rsid w:val="008021EB"/>
    <w:rsid w:val="0080256F"/>
    <w:rsid w:val="00802B62"/>
    <w:rsid w:val="00802E98"/>
    <w:rsid w:val="008038E7"/>
    <w:rsid w:val="00804216"/>
    <w:rsid w:val="00804A63"/>
    <w:rsid w:val="00805258"/>
    <w:rsid w:val="008068A4"/>
    <w:rsid w:val="0080717F"/>
    <w:rsid w:val="00810279"/>
    <w:rsid w:val="0081201D"/>
    <w:rsid w:val="00812711"/>
    <w:rsid w:val="00812C33"/>
    <w:rsid w:val="00812C5C"/>
    <w:rsid w:val="0081371F"/>
    <w:rsid w:val="008139D5"/>
    <w:rsid w:val="0081444F"/>
    <w:rsid w:val="0081483E"/>
    <w:rsid w:val="00814925"/>
    <w:rsid w:val="008158E7"/>
    <w:rsid w:val="00816812"/>
    <w:rsid w:val="00816AD3"/>
    <w:rsid w:val="008172B0"/>
    <w:rsid w:val="00817BC0"/>
    <w:rsid w:val="00820646"/>
    <w:rsid w:val="00820A94"/>
    <w:rsid w:val="00822956"/>
    <w:rsid w:val="00822A5B"/>
    <w:rsid w:val="00822F13"/>
    <w:rsid w:val="0082318B"/>
    <w:rsid w:val="0082410C"/>
    <w:rsid w:val="00826254"/>
    <w:rsid w:val="0082653F"/>
    <w:rsid w:val="00827520"/>
    <w:rsid w:val="00827AE5"/>
    <w:rsid w:val="00831B89"/>
    <w:rsid w:val="0083210B"/>
    <w:rsid w:val="00833356"/>
    <w:rsid w:val="0083367C"/>
    <w:rsid w:val="00833F62"/>
    <w:rsid w:val="008348E6"/>
    <w:rsid w:val="0083556D"/>
    <w:rsid w:val="008363DE"/>
    <w:rsid w:val="0083646A"/>
    <w:rsid w:val="0083688F"/>
    <w:rsid w:val="00836F26"/>
    <w:rsid w:val="0084000C"/>
    <w:rsid w:val="00840455"/>
    <w:rsid w:val="00840544"/>
    <w:rsid w:val="00841B7F"/>
    <w:rsid w:val="00843065"/>
    <w:rsid w:val="00844329"/>
    <w:rsid w:val="008444CC"/>
    <w:rsid w:val="008466FA"/>
    <w:rsid w:val="008467D1"/>
    <w:rsid w:val="008469F8"/>
    <w:rsid w:val="00846E3C"/>
    <w:rsid w:val="0084764E"/>
    <w:rsid w:val="008517F2"/>
    <w:rsid w:val="00851CF2"/>
    <w:rsid w:val="008537EF"/>
    <w:rsid w:val="00853C23"/>
    <w:rsid w:val="00853EFB"/>
    <w:rsid w:val="0085594F"/>
    <w:rsid w:val="008630CF"/>
    <w:rsid w:val="00863936"/>
    <w:rsid w:val="00863E3D"/>
    <w:rsid w:val="00863F4C"/>
    <w:rsid w:val="00865AA4"/>
    <w:rsid w:val="00865DE7"/>
    <w:rsid w:val="00866A9D"/>
    <w:rsid w:val="00867E58"/>
    <w:rsid w:val="008707EC"/>
    <w:rsid w:val="00871C4D"/>
    <w:rsid w:val="00872644"/>
    <w:rsid w:val="0087264B"/>
    <w:rsid w:val="00874576"/>
    <w:rsid w:val="00874F40"/>
    <w:rsid w:val="008750A0"/>
    <w:rsid w:val="0087522D"/>
    <w:rsid w:val="0087553C"/>
    <w:rsid w:val="00875B3C"/>
    <w:rsid w:val="00880EEC"/>
    <w:rsid w:val="0088129A"/>
    <w:rsid w:val="0088222F"/>
    <w:rsid w:val="008843DD"/>
    <w:rsid w:val="00884A6E"/>
    <w:rsid w:val="00884D10"/>
    <w:rsid w:val="00885DCD"/>
    <w:rsid w:val="00886599"/>
    <w:rsid w:val="00890761"/>
    <w:rsid w:val="0089274E"/>
    <w:rsid w:val="00892AC8"/>
    <w:rsid w:val="008932C4"/>
    <w:rsid w:val="008935BE"/>
    <w:rsid w:val="00893680"/>
    <w:rsid w:val="008943A1"/>
    <w:rsid w:val="008947B0"/>
    <w:rsid w:val="008956C0"/>
    <w:rsid w:val="008957CE"/>
    <w:rsid w:val="008960A0"/>
    <w:rsid w:val="0089652B"/>
    <w:rsid w:val="00896DAF"/>
    <w:rsid w:val="00897B9E"/>
    <w:rsid w:val="008A0489"/>
    <w:rsid w:val="008A0759"/>
    <w:rsid w:val="008A1E0E"/>
    <w:rsid w:val="008A22B7"/>
    <w:rsid w:val="008A271E"/>
    <w:rsid w:val="008A2A05"/>
    <w:rsid w:val="008A2CA8"/>
    <w:rsid w:val="008A3A13"/>
    <w:rsid w:val="008A3D38"/>
    <w:rsid w:val="008A3F56"/>
    <w:rsid w:val="008A5381"/>
    <w:rsid w:val="008A54F1"/>
    <w:rsid w:val="008A5E41"/>
    <w:rsid w:val="008A621E"/>
    <w:rsid w:val="008A7E5B"/>
    <w:rsid w:val="008B1D20"/>
    <w:rsid w:val="008B2375"/>
    <w:rsid w:val="008B25D6"/>
    <w:rsid w:val="008B2CFE"/>
    <w:rsid w:val="008B2F71"/>
    <w:rsid w:val="008B409A"/>
    <w:rsid w:val="008B458C"/>
    <w:rsid w:val="008B506A"/>
    <w:rsid w:val="008B53E3"/>
    <w:rsid w:val="008B545F"/>
    <w:rsid w:val="008B5DA5"/>
    <w:rsid w:val="008B6277"/>
    <w:rsid w:val="008B6A35"/>
    <w:rsid w:val="008B72DD"/>
    <w:rsid w:val="008C1D98"/>
    <w:rsid w:val="008C450C"/>
    <w:rsid w:val="008C50E0"/>
    <w:rsid w:val="008C640D"/>
    <w:rsid w:val="008C64E6"/>
    <w:rsid w:val="008C6770"/>
    <w:rsid w:val="008C7971"/>
    <w:rsid w:val="008D0095"/>
    <w:rsid w:val="008D00C8"/>
    <w:rsid w:val="008D3A17"/>
    <w:rsid w:val="008D4589"/>
    <w:rsid w:val="008D55C1"/>
    <w:rsid w:val="008D5ADD"/>
    <w:rsid w:val="008D6FDB"/>
    <w:rsid w:val="008D72D6"/>
    <w:rsid w:val="008E151E"/>
    <w:rsid w:val="008E1D9D"/>
    <w:rsid w:val="008E25B3"/>
    <w:rsid w:val="008E44EC"/>
    <w:rsid w:val="008E4557"/>
    <w:rsid w:val="008E50E6"/>
    <w:rsid w:val="008E62D8"/>
    <w:rsid w:val="008E71DF"/>
    <w:rsid w:val="008E7C8D"/>
    <w:rsid w:val="008F2C0A"/>
    <w:rsid w:val="008F395E"/>
    <w:rsid w:val="008F3B41"/>
    <w:rsid w:val="008F3B73"/>
    <w:rsid w:val="008F3D50"/>
    <w:rsid w:val="008F53C7"/>
    <w:rsid w:val="008F57A9"/>
    <w:rsid w:val="008F698D"/>
    <w:rsid w:val="008F6D85"/>
    <w:rsid w:val="008F71BC"/>
    <w:rsid w:val="008F7D70"/>
    <w:rsid w:val="0090002E"/>
    <w:rsid w:val="009002EC"/>
    <w:rsid w:val="009012F5"/>
    <w:rsid w:val="00901503"/>
    <w:rsid w:val="009046C8"/>
    <w:rsid w:val="00904A3B"/>
    <w:rsid w:val="00904B36"/>
    <w:rsid w:val="00905615"/>
    <w:rsid w:val="009060D8"/>
    <w:rsid w:val="00907A01"/>
    <w:rsid w:val="00907EBD"/>
    <w:rsid w:val="00912D6D"/>
    <w:rsid w:val="00912DB5"/>
    <w:rsid w:val="00913341"/>
    <w:rsid w:val="00914830"/>
    <w:rsid w:val="00915DE0"/>
    <w:rsid w:val="009165A2"/>
    <w:rsid w:val="00917225"/>
    <w:rsid w:val="00917910"/>
    <w:rsid w:val="00917EDF"/>
    <w:rsid w:val="009207B8"/>
    <w:rsid w:val="00920B22"/>
    <w:rsid w:val="0092361C"/>
    <w:rsid w:val="0092386E"/>
    <w:rsid w:val="0092464E"/>
    <w:rsid w:val="009251E4"/>
    <w:rsid w:val="00925582"/>
    <w:rsid w:val="009262B6"/>
    <w:rsid w:val="009266E5"/>
    <w:rsid w:val="00927B0C"/>
    <w:rsid w:val="009316B4"/>
    <w:rsid w:val="0093373C"/>
    <w:rsid w:val="00933895"/>
    <w:rsid w:val="00933F44"/>
    <w:rsid w:val="0093463F"/>
    <w:rsid w:val="00934EB4"/>
    <w:rsid w:val="00935532"/>
    <w:rsid w:val="0093573F"/>
    <w:rsid w:val="00935A40"/>
    <w:rsid w:val="00935DD9"/>
    <w:rsid w:val="00937345"/>
    <w:rsid w:val="0093787D"/>
    <w:rsid w:val="00940024"/>
    <w:rsid w:val="009400DA"/>
    <w:rsid w:val="00940664"/>
    <w:rsid w:val="0094163D"/>
    <w:rsid w:val="00941901"/>
    <w:rsid w:val="00941C91"/>
    <w:rsid w:val="00944630"/>
    <w:rsid w:val="009453F0"/>
    <w:rsid w:val="0094642A"/>
    <w:rsid w:val="009504B8"/>
    <w:rsid w:val="00951A9E"/>
    <w:rsid w:val="00952E75"/>
    <w:rsid w:val="00953EA4"/>
    <w:rsid w:val="00953EE4"/>
    <w:rsid w:val="0095416A"/>
    <w:rsid w:val="009543D3"/>
    <w:rsid w:val="0095500F"/>
    <w:rsid w:val="009551AE"/>
    <w:rsid w:val="0095600F"/>
    <w:rsid w:val="009562AB"/>
    <w:rsid w:val="0095630A"/>
    <w:rsid w:val="00957070"/>
    <w:rsid w:val="009574B6"/>
    <w:rsid w:val="009603AD"/>
    <w:rsid w:val="0096215B"/>
    <w:rsid w:val="009622DA"/>
    <w:rsid w:val="00962782"/>
    <w:rsid w:val="009643F3"/>
    <w:rsid w:val="00964737"/>
    <w:rsid w:val="00965A84"/>
    <w:rsid w:val="0096713D"/>
    <w:rsid w:val="00971606"/>
    <w:rsid w:val="00972591"/>
    <w:rsid w:val="00973078"/>
    <w:rsid w:val="00974A15"/>
    <w:rsid w:val="00976E29"/>
    <w:rsid w:val="009777AC"/>
    <w:rsid w:val="009800E6"/>
    <w:rsid w:val="00981744"/>
    <w:rsid w:val="00982567"/>
    <w:rsid w:val="00986501"/>
    <w:rsid w:val="009868C9"/>
    <w:rsid w:val="00987263"/>
    <w:rsid w:val="009878FB"/>
    <w:rsid w:val="00987BC7"/>
    <w:rsid w:val="009908A6"/>
    <w:rsid w:val="00991A35"/>
    <w:rsid w:val="00992057"/>
    <w:rsid w:val="009923F8"/>
    <w:rsid w:val="009928AE"/>
    <w:rsid w:val="00995197"/>
    <w:rsid w:val="00995A3C"/>
    <w:rsid w:val="00996387"/>
    <w:rsid w:val="009974CC"/>
    <w:rsid w:val="009A20E9"/>
    <w:rsid w:val="009A4093"/>
    <w:rsid w:val="009A4106"/>
    <w:rsid w:val="009A6387"/>
    <w:rsid w:val="009A7096"/>
    <w:rsid w:val="009A7A15"/>
    <w:rsid w:val="009B0D93"/>
    <w:rsid w:val="009B1229"/>
    <w:rsid w:val="009B21D5"/>
    <w:rsid w:val="009B3435"/>
    <w:rsid w:val="009B4036"/>
    <w:rsid w:val="009B408A"/>
    <w:rsid w:val="009B50E4"/>
    <w:rsid w:val="009B6EE5"/>
    <w:rsid w:val="009C00D7"/>
    <w:rsid w:val="009C02BD"/>
    <w:rsid w:val="009C0483"/>
    <w:rsid w:val="009C0E3B"/>
    <w:rsid w:val="009C2964"/>
    <w:rsid w:val="009C31F5"/>
    <w:rsid w:val="009C4958"/>
    <w:rsid w:val="009C62F6"/>
    <w:rsid w:val="009D3321"/>
    <w:rsid w:val="009D4246"/>
    <w:rsid w:val="009D4288"/>
    <w:rsid w:val="009D42D5"/>
    <w:rsid w:val="009D49FE"/>
    <w:rsid w:val="009D5D6A"/>
    <w:rsid w:val="009D5D85"/>
    <w:rsid w:val="009D7481"/>
    <w:rsid w:val="009E0891"/>
    <w:rsid w:val="009E1389"/>
    <w:rsid w:val="009E2FA8"/>
    <w:rsid w:val="009E33D0"/>
    <w:rsid w:val="009E3D85"/>
    <w:rsid w:val="009E423B"/>
    <w:rsid w:val="009E597A"/>
    <w:rsid w:val="009E5E45"/>
    <w:rsid w:val="009E6607"/>
    <w:rsid w:val="009E6D9F"/>
    <w:rsid w:val="009E7671"/>
    <w:rsid w:val="009E7848"/>
    <w:rsid w:val="009F06E2"/>
    <w:rsid w:val="009F0BD6"/>
    <w:rsid w:val="009F0BF7"/>
    <w:rsid w:val="009F0D7C"/>
    <w:rsid w:val="009F157E"/>
    <w:rsid w:val="009F16E9"/>
    <w:rsid w:val="009F1F8D"/>
    <w:rsid w:val="009F20C5"/>
    <w:rsid w:val="009F3008"/>
    <w:rsid w:val="009F395B"/>
    <w:rsid w:val="009F4035"/>
    <w:rsid w:val="009F51D0"/>
    <w:rsid w:val="009F529E"/>
    <w:rsid w:val="009F5E29"/>
    <w:rsid w:val="009F74C9"/>
    <w:rsid w:val="009F7DDE"/>
    <w:rsid w:val="009F7F8A"/>
    <w:rsid w:val="00A0054E"/>
    <w:rsid w:val="00A006EC"/>
    <w:rsid w:val="00A01589"/>
    <w:rsid w:val="00A0202A"/>
    <w:rsid w:val="00A0205A"/>
    <w:rsid w:val="00A020D5"/>
    <w:rsid w:val="00A020DB"/>
    <w:rsid w:val="00A02182"/>
    <w:rsid w:val="00A0373A"/>
    <w:rsid w:val="00A04AA4"/>
    <w:rsid w:val="00A04AFA"/>
    <w:rsid w:val="00A04B9F"/>
    <w:rsid w:val="00A0564F"/>
    <w:rsid w:val="00A058CD"/>
    <w:rsid w:val="00A06C83"/>
    <w:rsid w:val="00A07823"/>
    <w:rsid w:val="00A07E36"/>
    <w:rsid w:val="00A07F5B"/>
    <w:rsid w:val="00A10C63"/>
    <w:rsid w:val="00A10EDB"/>
    <w:rsid w:val="00A11303"/>
    <w:rsid w:val="00A142FB"/>
    <w:rsid w:val="00A15C4E"/>
    <w:rsid w:val="00A17CA7"/>
    <w:rsid w:val="00A17D99"/>
    <w:rsid w:val="00A17E4C"/>
    <w:rsid w:val="00A2015B"/>
    <w:rsid w:val="00A214AC"/>
    <w:rsid w:val="00A21EC7"/>
    <w:rsid w:val="00A23E45"/>
    <w:rsid w:val="00A23FCA"/>
    <w:rsid w:val="00A247F2"/>
    <w:rsid w:val="00A25510"/>
    <w:rsid w:val="00A259B0"/>
    <w:rsid w:val="00A25ED8"/>
    <w:rsid w:val="00A26C61"/>
    <w:rsid w:val="00A26D93"/>
    <w:rsid w:val="00A27CB1"/>
    <w:rsid w:val="00A30059"/>
    <w:rsid w:val="00A30822"/>
    <w:rsid w:val="00A34697"/>
    <w:rsid w:val="00A34906"/>
    <w:rsid w:val="00A3546C"/>
    <w:rsid w:val="00A36DF9"/>
    <w:rsid w:val="00A370CE"/>
    <w:rsid w:val="00A408CB"/>
    <w:rsid w:val="00A417A1"/>
    <w:rsid w:val="00A42526"/>
    <w:rsid w:val="00A473AD"/>
    <w:rsid w:val="00A50279"/>
    <w:rsid w:val="00A50F46"/>
    <w:rsid w:val="00A5352B"/>
    <w:rsid w:val="00A54E8E"/>
    <w:rsid w:val="00A54EA6"/>
    <w:rsid w:val="00A55852"/>
    <w:rsid w:val="00A56591"/>
    <w:rsid w:val="00A575DA"/>
    <w:rsid w:val="00A57779"/>
    <w:rsid w:val="00A62636"/>
    <w:rsid w:val="00A63B6A"/>
    <w:rsid w:val="00A65BCF"/>
    <w:rsid w:val="00A66A78"/>
    <w:rsid w:val="00A6763B"/>
    <w:rsid w:val="00A734EE"/>
    <w:rsid w:val="00A74561"/>
    <w:rsid w:val="00A75495"/>
    <w:rsid w:val="00A76A37"/>
    <w:rsid w:val="00A80F2C"/>
    <w:rsid w:val="00A80F98"/>
    <w:rsid w:val="00A81055"/>
    <w:rsid w:val="00A82BB0"/>
    <w:rsid w:val="00A83A9B"/>
    <w:rsid w:val="00A86A6E"/>
    <w:rsid w:val="00A87988"/>
    <w:rsid w:val="00A906A0"/>
    <w:rsid w:val="00A90F24"/>
    <w:rsid w:val="00A92F0E"/>
    <w:rsid w:val="00A9311B"/>
    <w:rsid w:val="00A939FD"/>
    <w:rsid w:val="00A93BB1"/>
    <w:rsid w:val="00A94135"/>
    <w:rsid w:val="00A9540A"/>
    <w:rsid w:val="00A956F7"/>
    <w:rsid w:val="00A957EA"/>
    <w:rsid w:val="00A97C65"/>
    <w:rsid w:val="00AA0CC1"/>
    <w:rsid w:val="00AA1105"/>
    <w:rsid w:val="00AA13D1"/>
    <w:rsid w:val="00AA1AFE"/>
    <w:rsid w:val="00AA340E"/>
    <w:rsid w:val="00AA378D"/>
    <w:rsid w:val="00AA3D66"/>
    <w:rsid w:val="00AA4246"/>
    <w:rsid w:val="00AA4C7F"/>
    <w:rsid w:val="00AA78BE"/>
    <w:rsid w:val="00AA7BEA"/>
    <w:rsid w:val="00AB007F"/>
    <w:rsid w:val="00AB0252"/>
    <w:rsid w:val="00AB04CE"/>
    <w:rsid w:val="00AB0576"/>
    <w:rsid w:val="00AB084B"/>
    <w:rsid w:val="00AB1A80"/>
    <w:rsid w:val="00AB1FFB"/>
    <w:rsid w:val="00AB26EA"/>
    <w:rsid w:val="00AB5EA9"/>
    <w:rsid w:val="00AB652B"/>
    <w:rsid w:val="00AB6A5F"/>
    <w:rsid w:val="00AB712B"/>
    <w:rsid w:val="00AB7F78"/>
    <w:rsid w:val="00AC0CDF"/>
    <w:rsid w:val="00AC1E17"/>
    <w:rsid w:val="00AC3E7E"/>
    <w:rsid w:val="00AC45AA"/>
    <w:rsid w:val="00AC5217"/>
    <w:rsid w:val="00AC526E"/>
    <w:rsid w:val="00AC5A67"/>
    <w:rsid w:val="00AC5FD3"/>
    <w:rsid w:val="00AC61B1"/>
    <w:rsid w:val="00AC68E8"/>
    <w:rsid w:val="00AC7149"/>
    <w:rsid w:val="00AC7F91"/>
    <w:rsid w:val="00AD1B21"/>
    <w:rsid w:val="00AD1E00"/>
    <w:rsid w:val="00AD21D2"/>
    <w:rsid w:val="00AD2361"/>
    <w:rsid w:val="00AD2C66"/>
    <w:rsid w:val="00AD3702"/>
    <w:rsid w:val="00AD5776"/>
    <w:rsid w:val="00AE12D0"/>
    <w:rsid w:val="00AE268D"/>
    <w:rsid w:val="00AE2A71"/>
    <w:rsid w:val="00AE2F29"/>
    <w:rsid w:val="00AE3FC7"/>
    <w:rsid w:val="00AE6690"/>
    <w:rsid w:val="00AE705C"/>
    <w:rsid w:val="00AE7610"/>
    <w:rsid w:val="00AF0AD2"/>
    <w:rsid w:val="00AF2C3F"/>
    <w:rsid w:val="00AF30EC"/>
    <w:rsid w:val="00AF47F7"/>
    <w:rsid w:val="00AF4F42"/>
    <w:rsid w:val="00AF7553"/>
    <w:rsid w:val="00AF7761"/>
    <w:rsid w:val="00AF77BE"/>
    <w:rsid w:val="00AF7DE4"/>
    <w:rsid w:val="00B01682"/>
    <w:rsid w:val="00B01DBF"/>
    <w:rsid w:val="00B02F97"/>
    <w:rsid w:val="00B039B9"/>
    <w:rsid w:val="00B0530D"/>
    <w:rsid w:val="00B05366"/>
    <w:rsid w:val="00B05368"/>
    <w:rsid w:val="00B063C4"/>
    <w:rsid w:val="00B06915"/>
    <w:rsid w:val="00B06963"/>
    <w:rsid w:val="00B06ADF"/>
    <w:rsid w:val="00B0715A"/>
    <w:rsid w:val="00B073A7"/>
    <w:rsid w:val="00B07807"/>
    <w:rsid w:val="00B11898"/>
    <w:rsid w:val="00B124F0"/>
    <w:rsid w:val="00B1251B"/>
    <w:rsid w:val="00B12E1F"/>
    <w:rsid w:val="00B13A83"/>
    <w:rsid w:val="00B16871"/>
    <w:rsid w:val="00B16BAB"/>
    <w:rsid w:val="00B17D8D"/>
    <w:rsid w:val="00B2147E"/>
    <w:rsid w:val="00B23330"/>
    <w:rsid w:val="00B233F3"/>
    <w:rsid w:val="00B234A0"/>
    <w:rsid w:val="00B236C0"/>
    <w:rsid w:val="00B23A80"/>
    <w:rsid w:val="00B23CF9"/>
    <w:rsid w:val="00B250D2"/>
    <w:rsid w:val="00B25FA9"/>
    <w:rsid w:val="00B26F9E"/>
    <w:rsid w:val="00B27ED4"/>
    <w:rsid w:val="00B30F10"/>
    <w:rsid w:val="00B30FB0"/>
    <w:rsid w:val="00B31674"/>
    <w:rsid w:val="00B32DF5"/>
    <w:rsid w:val="00B33336"/>
    <w:rsid w:val="00B34142"/>
    <w:rsid w:val="00B35B29"/>
    <w:rsid w:val="00B36301"/>
    <w:rsid w:val="00B37D0E"/>
    <w:rsid w:val="00B40889"/>
    <w:rsid w:val="00B40F63"/>
    <w:rsid w:val="00B41251"/>
    <w:rsid w:val="00B41458"/>
    <w:rsid w:val="00B422A6"/>
    <w:rsid w:val="00B42802"/>
    <w:rsid w:val="00B42AAC"/>
    <w:rsid w:val="00B434D8"/>
    <w:rsid w:val="00B44150"/>
    <w:rsid w:val="00B444D0"/>
    <w:rsid w:val="00B4489A"/>
    <w:rsid w:val="00B448AC"/>
    <w:rsid w:val="00B45822"/>
    <w:rsid w:val="00B46BE1"/>
    <w:rsid w:val="00B46BF7"/>
    <w:rsid w:val="00B46BFD"/>
    <w:rsid w:val="00B47384"/>
    <w:rsid w:val="00B50B8E"/>
    <w:rsid w:val="00B5174F"/>
    <w:rsid w:val="00B52AF9"/>
    <w:rsid w:val="00B52D0E"/>
    <w:rsid w:val="00B54315"/>
    <w:rsid w:val="00B544C3"/>
    <w:rsid w:val="00B549E7"/>
    <w:rsid w:val="00B54A25"/>
    <w:rsid w:val="00B54D14"/>
    <w:rsid w:val="00B5584A"/>
    <w:rsid w:val="00B56D78"/>
    <w:rsid w:val="00B5744D"/>
    <w:rsid w:val="00B57FED"/>
    <w:rsid w:val="00B609FE"/>
    <w:rsid w:val="00B613AB"/>
    <w:rsid w:val="00B6174E"/>
    <w:rsid w:val="00B6187E"/>
    <w:rsid w:val="00B61C16"/>
    <w:rsid w:val="00B6321B"/>
    <w:rsid w:val="00B642FF"/>
    <w:rsid w:val="00B6454F"/>
    <w:rsid w:val="00B66AF1"/>
    <w:rsid w:val="00B71F1F"/>
    <w:rsid w:val="00B72CFB"/>
    <w:rsid w:val="00B737BF"/>
    <w:rsid w:val="00B73FED"/>
    <w:rsid w:val="00B747B9"/>
    <w:rsid w:val="00B748E1"/>
    <w:rsid w:val="00B804A8"/>
    <w:rsid w:val="00B80624"/>
    <w:rsid w:val="00B808C0"/>
    <w:rsid w:val="00B80B74"/>
    <w:rsid w:val="00B82EE6"/>
    <w:rsid w:val="00B82F10"/>
    <w:rsid w:val="00B83BAD"/>
    <w:rsid w:val="00B84254"/>
    <w:rsid w:val="00B844BA"/>
    <w:rsid w:val="00B84A8A"/>
    <w:rsid w:val="00B84D0D"/>
    <w:rsid w:val="00B8500D"/>
    <w:rsid w:val="00B8657C"/>
    <w:rsid w:val="00B86BB3"/>
    <w:rsid w:val="00B90759"/>
    <w:rsid w:val="00B91AB3"/>
    <w:rsid w:val="00B92A2A"/>
    <w:rsid w:val="00B92B40"/>
    <w:rsid w:val="00B941B8"/>
    <w:rsid w:val="00B941DB"/>
    <w:rsid w:val="00B9446D"/>
    <w:rsid w:val="00B9462C"/>
    <w:rsid w:val="00B94701"/>
    <w:rsid w:val="00B947CF"/>
    <w:rsid w:val="00B9798D"/>
    <w:rsid w:val="00B97A1D"/>
    <w:rsid w:val="00BA0276"/>
    <w:rsid w:val="00BA140B"/>
    <w:rsid w:val="00BA2BDA"/>
    <w:rsid w:val="00BA2F11"/>
    <w:rsid w:val="00BA4582"/>
    <w:rsid w:val="00BA54C8"/>
    <w:rsid w:val="00BA56ED"/>
    <w:rsid w:val="00BA58FA"/>
    <w:rsid w:val="00BA6277"/>
    <w:rsid w:val="00BA6655"/>
    <w:rsid w:val="00BA7E6D"/>
    <w:rsid w:val="00BA7ECF"/>
    <w:rsid w:val="00BB0256"/>
    <w:rsid w:val="00BB03A0"/>
    <w:rsid w:val="00BB0CF1"/>
    <w:rsid w:val="00BB1A8E"/>
    <w:rsid w:val="00BB1E71"/>
    <w:rsid w:val="00BB1E93"/>
    <w:rsid w:val="00BB29BC"/>
    <w:rsid w:val="00BB2BEB"/>
    <w:rsid w:val="00BB44BA"/>
    <w:rsid w:val="00BB461C"/>
    <w:rsid w:val="00BB5AEC"/>
    <w:rsid w:val="00BB7C74"/>
    <w:rsid w:val="00BC17BE"/>
    <w:rsid w:val="00BC1958"/>
    <w:rsid w:val="00BC1B06"/>
    <w:rsid w:val="00BC1B3B"/>
    <w:rsid w:val="00BC1CF8"/>
    <w:rsid w:val="00BC2135"/>
    <w:rsid w:val="00BC2536"/>
    <w:rsid w:val="00BC36F2"/>
    <w:rsid w:val="00BC37AB"/>
    <w:rsid w:val="00BC63A6"/>
    <w:rsid w:val="00BC6753"/>
    <w:rsid w:val="00BC6C7C"/>
    <w:rsid w:val="00BD0508"/>
    <w:rsid w:val="00BD3525"/>
    <w:rsid w:val="00BD49EC"/>
    <w:rsid w:val="00BD739F"/>
    <w:rsid w:val="00BE115B"/>
    <w:rsid w:val="00BE22A9"/>
    <w:rsid w:val="00BE2D17"/>
    <w:rsid w:val="00BE3FA0"/>
    <w:rsid w:val="00BE41A3"/>
    <w:rsid w:val="00BE46D5"/>
    <w:rsid w:val="00BE4C6D"/>
    <w:rsid w:val="00BE4CAE"/>
    <w:rsid w:val="00BE5976"/>
    <w:rsid w:val="00BE5994"/>
    <w:rsid w:val="00BE7676"/>
    <w:rsid w:val="00BF27E9"/>
    <w:rsid w:val="00BF2ED3"/>
    <w:rsid w:val="00BF2FA3"/>
    <w:rsid w:val="00BF3522"/>
    <w:rsid w:val="00BF4F90"/>
    <w:rsid w:val="00BF4FDF"/>
    <w:rsid w:val="00BF5564"/>
    <w:rsid w:val="00BF57E4"/>
    <w:rsid w:val="00BF5A8A"/>
    <w:rsid w:val="00BF6795"/>
    <w:rsid w:val="00C00510"/>
    <w:rsid w:val="00C0083D"/>
    <w:rsid w:val="00C01284"/>
    <w:rsid w:val="00C02134"/>
    <w:rsid w:val="00C029D6"/>
    <w:rsid w:val="00C0404D"/>
    <w:rsid w:val="00C04E06"/>
    <w:rsid w:val="00C05030"/>
    <w:rsid w:val="00C0585A"/>
    <w:rsid w:val="00C06265"/>
    <w:rsid w:val="00C07624"/>
    <w:rsid w:val="00C07D59"/>
    <w:rsid w:val="00C10028"/>
    <w:rsid w:val="00C10580"/>
    <w:rsid w:val="00C10778"/>
    <w:rsid w:val="00C10E3E"/>
    <w:rsid w:val="00C117DC"/>
    <w:rsid w:val="00C11A59"/>
    <w:rsid w:val="00C11B21"/>
    <w:rsid w:val="00C144A3"/>
    <w:rsid w:val="00C17239"/>
    <w:rsid w:val="00C17300"/>
    <w:rsid w:val="00C17DEB"/>
    <w:rsid w:val="00C20244"/>
    <w:rsid w:val="00C20661"/>
    <w:rsid w:val="00C20D67"/>
    <w:rsid w:val="00C21D88"/>
    <w:rsid w:val="00C2312F"/>
    <w:rsid w:val="00C24015"/>
    <w:rsid w:val="00C241AD"/>
    <w:rsid w:val="00C2438F"/>
    <w:rsid w:val="00C27091"/>
    <w:rsid w:val="00C27114"/>
    <w:rsid w:val="00C308DE"/>
    <w:rsid w:val="00C311AC"/>
    <w:rsid w:val="00C338AF"/>
    <w:rsid w:val="00C34218"/>
    <w:rsid w:val="00C350E1"/>
    <w:rsid w:val="00C35685"/>
    <w:rsid w:val="00C3657F"/>
    <w:rsid w:val="00C40136"/>
    <w:rsid w:val="00C410CD"/>
    <w:rsid w:val="00C4345A"/>
    <w:rsid w:val="00C43915"/>
    <w:rsid w:val="00C44050"/>
    <w:rsid w:val="00C44758"/>
    <w:rsid w:val="00C44C61"/>
    <w:rsid w:val="00C46A2E"/>
    <w:rsid w:val="00C46E4C"/>
    <w:rsid w:val="00C50FF5"/>
    <w:rsid w:val="00C52031"/>
    <w:rsid w:val="00C52344"/>
    <w:rsid w:val="00C54085"/>
    <w:rsid w:val="00C551C7"/>
    <w:rsid w:val="00C60C4A"/>
    <w:rsid w:val="00C610CA"/>
    <w:rsid w:val="00C6176E"/>
    <w:rsid w:val="00C647D2"/>
    <w:rsid w:val="00C64CC0"/>
    <w:rsid w:val="00C65031"/>
    <w:rsid w:val="00C654BB"/>
    <w:rsid w:val="00C65F33"/>
    <w:rsid w:val="00C66669"/>
    <w:rsid w:val="00C67187"/>
    <w:rsid w:val="00C70F30"/>
    <w:rsid w:val="00C710C4"/>
    <w:rsid w:val="00C71131"/>
    <w:rsid w:val="00C71E25"/>
    <w:rsid w:val="00C71E8F"/>
    <w:rsid w:val="00C72B7C"/>
    <w:rsid w:val="00C72D92"/>
    <w:rsid w:val="00C7309A"/>
    <w:rsid w:val="00C74752"/>
    <w:rsid w:val="00C74D41"/>
    <w:rsid w:val="00C75E67"/>
    <w:rsid w:val="00C761E2"/>
    <w:rsid w:val="00C7676D"/>
    <w:rsid w:val="00C76DE8"/>
    <w:rsid w:val="00C77B3B"/>
    <w:rsid w:val="00C8228A"/>
    <w:rsid w:val="00C83073"/>
    <w:rsid w:val="00C83D55"/>
    <w:rsid w:val="00C83E7D"/>
    <w:rsid w:val="00C84AF1"/>
    <w:rsid w:val="00C87604"/>
    <w:rsid w:val="00C900D0"/>
    <w:rsid w:val="00C9025C"/>
    <w:rsid w:val="00C9033E"/>
    <w:rsid w:val="00C9086A"/>
    <w:rsid w:val="00C90DF3"/>
    <w:rsid w:val="00C9199E"/>
    <w:rsid w:val="00C91F46"/>
    <w:rsid w:val="00C923EC"/>
    <w:rsid w:val="00C92E70"/>
    <w:rsid w:val="00C95E51"/>
    <w:rsid w:val="00C96D36"/>
    <w:rsid w:val="00C9756D"/>
    <w:rsid w:val="00C977F0"/>
    <w:rsid w:val="00C97FC0"/>
    <w:rsid w:val="00CA02A0"/>
    <w:rsid w:val="00CA0464"/>
    <w:rsid w:val="00CA1DCB"/>
    <w:rsid w:val="00CA2C51"/>
    <w:rsid w:val="00CA2C65"/>
    <w:rsid w:val="00CA2F66"/>
    <w:rsid w:val="00CA305F"/>
    <w:rsid w:val="00CA31B7"/>
    <w:rsid w:val="00CA55AD"/>
    <w:rsid w:val="00CA5BF3"/>
    <w:rsid w:val="00CA7780"/>
    <w:rsid w:val="00CB01CE"/>
    <w:rsid w:val="00CB1576"/>
    <w:rsid w:val="00CB2315"/>
    <w:rsid w:val="00CB2635"/>
    <w:rsid w:val="00CB3FC8"/>
    <w:rsid w:val="00CB426B"/>
    <w:rsid w:val="00CB53D6"/>
    <w:rsid w:val="00CB5F2B"/>
    <w:rsid w:val="00CB5F34"/>
    <w:rsid w:val="00CB607E"/>
    <w:rsid w:val="00CB7E96"/>
    <w:rsid w:val="00CC23E7"/>
    <w:rsid w:val="00CC29B9"/>
    <w:rsid w:val="00CC2FFD"/>
    <w:rsid w:val="00CC3C71"/>
    <w:rsid w:val="00CC3E77"/>
    <w:rsid w:val="00CC405B"/>
    <w:rsid w:val="00CC47A9"/>
    <w:rsid w:val="00CC4855"/>
    <w:rsid w:val="00CC4F67"/>
    <w:rsid w:val="00CC5006"/>
    <w:rsid w:val="00CC516C"/>
    <w:rsid w:val="00CC6085"/>
    <w:rsid w:val="00CC60F3"/>
    <w:rsid w:val="00CC67C0"/>
    <w:rsid w:val="00CC72FA"/>
    <w:rsid w:val="00CC7625"/>
    <w:rsid w:val="00CC7CD9"/>
    <w:rsid w:val="00CC7EB6"/>
    <w:rsid w:val="00CD0CA4"/>
    <w:rsid w:val="00CD0D1F"/>
    <w:rsid w:val="00CD2E68"/>
    <w:rsid w:val="00CD315B"/>
    <w:rsid w:val="00CD31C4"/>
    <w:rsid w:val="00CD4CAE"/>
    <w:rsid w:val="00CD513A"/>
    <w:rsid w:val="00CD5C10"/>
    <w:rsid w:val="00CD68F5"/>
    <w:rsid w:val="00CD6EA4"/>
    <w:rsid w:val="00CD7ECA"/>
    <w:rsid w:val="00CE062E"/>
    <w:rsid w:val="00CE49B3"/>
    <w:rsid w:val="00CE555F"/>
    <w:rsid w:val="00CE5BC7"/>
    <w:rsid w:val="00CE6693"/>
    <w:rsid w:val="00CE6BEE"/>
    <w:rsid w:val="00CE7697"/>
    <w:rsid w:val="00CE7CCA"/>
    <w:rsid w:val="00CF029D"/>
    <w:rsid w:val="00CF1A5B"/>
    <w:rsid w:val="00CF2E55"/>
    <w:rsid w:val="00CF3F24"/>
    <w:rsid w:val="00CF4A9B"/>
    <w:rsid w:val="00CF4E12"/>
    <w:rsid w:val="00CF6474"/>
    <w:rsid w:val="00D0027A"/>
    <w:rsid w:val="00D00369"/>
    <w:rsid w:val="00D00946"/>
    <w:rsid w:val="00D00D68"/>
    <w:rsid w:val="00D01334"/>
    <w:rsid w:val="00D01962"/>
    <w:rsid w:val="00D01F3A"/>
    <w:rsid w:val="00D024FB"/>
    <w:rsid w:val="00D04CF5"/>
    <w:rsid w:val="00D10352"/>
    <w:rsid w:val="00D109F6"/>
    <w:rsid w:val="00D10A0B"/>
    <w:rsid w:val="00D11ED0"/>
    <w:rsid w:val="00D13B10"/>
    <w:rsid w:val="00D13BD7"/>
    <w:rsid w:val="00D146CB"/>
    <w:rsid w:val="00D1516E"/>
    <w:rsid w:val="00D152BD"/>
    <w:rsid w:val="00D158CC"/>
    <w:rsid w:val="00D16048"/>
    <w:rsid w:val="00D16370"/>
    <w:rsid w:val="00D16CF0"/>
    <w:rsid w:val="00D16F7B"/>
    <w:rsid w:val="00D16F8E"/>
    <w:rsid w:val="00D20D35"/>
    <w:rsid w:val="00D219BC"/>
    <w:rsid w:val="00D22DDE"/>
    <w:rsid w:val="00D22EBD"/>
    <w:rsid w:val="00D23152"/>
    <w:rsid w:val="00D2359E"/>
    <w:rsid w:val="00D24FDE"/>
    <w:rsid w:val="00D253E8"/>
    <w:rsid w:val="00D25D88"/>
    <w:rsid w:val="00D263FF"/>
    <w:rsid w:val="00D26C2F"/>
    <w:rsid w:val="00D26CE7"/>
    <w:rsid w:val="00D31078"/>
    <w:rsid w:val="00D3155E"/>
    <w:rsid w:val="00D3296B"/>
    <w:rsid w:val="00D33888"/>
    <w:rsid w:val="00D34FEF"/>
    <w:rsid w:val="00D35BBE"/>
    <w:rsid w:val="00D37847"/>
    <w:rsid w:val="00D408EC"/>
    <w:rsid w:val="00D41BA0"/>
    <w:rsid w:val="00D42F1E"/>
    <w:rsid w:val="00D43393"/>
    <w:rsid w:val="00D4446F"/>
    <w:rsid w:val="00D44846"/>
    <w:rsid w:val="00D449E3"/>
    <w:rsid w:val="00D46AB4"/>
    <w:rsid w:val="00D46F72"/>
    <w:rsid w:val="00D47ABE"/>
    <w:rsid w:val="00D50180"/>
    <w:rsid w:val="00D51559"/>
    <w:rsid w:val="00D51981"/>
    <w:rsid w:val="00D519C4"/>
    <w:rsid w:val="00D53546"/>
    <w:rsid w:val="00D5374C"/>
    <w:rsid w:val="00D546DA"/>
    <w:rsid w:val="00D54E4B"/>
    <w:rsid w:val="00D55084"/>
    <w:rsid w:val="00D5538B"/>
    <w:rsid w:val="00D55628"/>
    <w:rsid w:val="00D56E6E"/>
    <w:rsid w:val="00D579F3"/>
    <w:rsid w:val="00D601C1"/>
    <w:rsid w:val="00D60BCB"/>
    <w:rsid w:val="00D61905"/>
    <w:rsid w:val="00D61EED"/>
    <w:rsid w:val="00D624DE"/>
    <w:rsid w:val="00D625FE"/>
    <w:rsid w:val="00D63BB1"/>
    <w:rsid w:val="00D63DAF"/>
    <w:rsid w:val="00D66AE7"/>
    <w:rsid w:val="00D70C48"/>
    <w:rsid w:val="00D71483"/>
    <w:rsid w:val="00D7195B"/>
    <w:rsid w:val="00D72631"/>
    <w:rsid w:val="00D72A52"/>
    <w:rsid w:val="00D7332D"/>
    <w:rsid w:val="00D73712"/>
    <w:rsid w:val="00D742EE"/>
    <w:rsid w:val="00D744CA"/>
    <w:rsid w:val="00D74950"/>
    <w:rsid w:val="00D75F58"/>
    <w:rsid w:val="00D762E9"/>
    <w:rsid w:val="00D7675B"/>
    <w:rsid w:val="00D778BA"/>
    <w:rsid w:val="00D77A03"/>
    <w:rsid w:val="00D800C8"/>
    <w:rsid w:val="00D816AD"/>
    <w:rsid w:val="00D825F8"/>
    <w:rsid w:val="00D83241"/>
    <w:rsid w:val="00D83251"/>
    <w:rsid w:val="00D83DF0"/>
    <w:rsid w:val="00D84CAA"/>
    <w:rsid w:val="00D857A4"/>
    <w:rsid w:val="00D85DA6"/>
    <w:rsid w:val="00D85E16"/>
    <w:rsid w:val="00D86ADA"/>
    <w:rsid w:val="00D86DE7"/>
    <w:rsid w:val="00D87EBC"/>
    <w:rsid w:val="00D87FE7"/>
    <w:rsid w:val="00D9063F"/>
    <w:rsid w:val="00D91D20"/>
    <w:rsid w:val="00D92499"/>
    <w:rsid w:val="00D93D85"/>
    <w:rsid w:val="00D956D6"/>
    <w:rsid w:val="00D959AE"/>
    <w:rsid w:val="00D96104"/>
    <w:rsid w:val="00D96284"/>
    <w:rsid w:val="00D972A4"/>
    <w:rsid w:val="00D973EA"/>
    <w:rsid w:val="00D974C8"/>
    <w:rsid w:val="00D9762B"/>
    <w:rsid w:val="00D97C3D"/>
    <w:rsid w:val="00DA0570"/>
    <w:rsid w:val="00DA12B8"/>
    <w:rsid w:val="00DA143E"/>
    <w:rsid w:val="00DA145D"/>
    <w:rsid w:val="00DA1827"/>
    <w:rsid w:val="00DA1B47"/>
    <w:rsid w:val="00DA1E99"/>
    <w:rsid w:val="00DA231A"/>
    <w:rsid w:val="00DA2658"/>
    <w:rsid w:val="00DA2690"/>
    <w:rsid w:val="00DA29E1"/>
    <w:rsid w:val="00DA3944"/>
    <w:rsid w:val="00DA39DF"/>
    <w:rsid w:val="00DA445E"/>
    <w:rsid w:val="00DA47B2"/>
    <w:rsid w:val="00DA6761"/>
    <w:rsid w:val="00DA6D6A"/>
    <w:rsid w:val="00DA6EAB"/>
    <w:rsid w:val="00DA6F0E"/>
    <w:rsid w:val="00DA74F9"/>
    <w:rsid w:val="00DA76B3"/>
    <w:rsid w:val="00DB0100"/>
    <w:rsid w:val="00DB01D7"/>
    <w:rsid w:val="00DB3975"/>
    <w:rsid w:val="00DB3CF2"/>
    <w:rsid w:val="00DB3F9B"/>
    <w:rsid w:val="00DB40DF"/>
    <w:rsid w:val="00DB531A"/>
    <w:rsid w:val="00DB5C08"/>
    <w:rsid w:val="00DB6736"/>
    <w:rsid w:val="00DB6F01"/>
    <w:rsid w:val="00DB76CC"/>
    <w:rsid w:val="00DB77EF"/>
    <w:rsid w:val="00DB7B40"/>
    <w:rsid w:val="00DC164E"/>
    <w:rsid w:val="00DC1A45"/>
    <w:rsid w:val="00DC532E"/>
    <w:rsid w:val="00DC60DD"/>
    <w:rsid w:val="00DC635C"/>
    <w:rsid w:val="00DC6C19"/>
    <w:rsid w:val="00DC6FC3"/>
    <w:rsid w:val="00DD09B4"/>
    <w:rsid w:val="00DD0E6F"/>
    <w:rsid w:val="00DD0E72"/>
    <w:rsid w:val="00DD102F"/>
    <w:rsid w:val="00DD2EF1"/>
    <w:rsid w:val="00DD3F81"/>
    <w:rsid w:val="00DD44D2"/>
    <w:rsid w:val="00DD47D9"/>
    <w:rsid w:val="00DD4B8B"/>
    <w:rsid w:val="00DD55E6"/>
    <w:rsid w:val="00DD5B86"/>
    <w:rsid w:val="00DD5FC1"/>
    <w:rsid w:val="00DD6F34"/>
    <w:rsid w:val="00DD7F33"/>
    <w:rsid w:val="00DD7FF0"/>
    <w:rsid w:val="00DE10A0"/>
    <w:rsid w:val="00DE20A7"/>
    <w:rsid w:val="00DE31A9"/>
    <w:rsid w:val="00DE36C1"/>
    <w:rsid w:val="00DE38E5"/>
    <w:rsid w:val="00DE4215"/>
    <w:rsid w:val="00DE43E5"/>
    <w:rsid w:val="00DE460F"/>
    <w:rsid w:val="00DE53DA"/>
    <w:rsid w:val="00DE6035"/>
    <w:rsid w:val="00DE6280"/>
    <w:rsid w:val="00DE6661"/>
    <w:rsid w:val="00DF1F59"/>
    <w:rsid w:val="00DF5C05"/>
    <w:rsid w:val="00DF5C7C"/>
    <w:rsid w:val="00DF5D8E"/>
    <w:rsid w:val="00DF6B0E"/>
    <w:rsid w:val="00E007BF"/>
    <w:rsid w:val="00E00EDC"/>
    <w:rsid w:val="00E01423"/>
    <w:rsid w:val="00E01C15"/>
    <w:rsid w:val="00E02E4D"/>
    <w:rsid w:val="00E02FCD"/>
    <w:rsid w:val="00E03C21"/>
    <w:rsid w:val="00E03FA1"/>
    <w:rsid w:val="00E045D1"/>
    <w:rsid w:val="00E0545D"/>
    <w:rsid w:val="00E05F27"/>
    <w:rsid w:val="00E06520"/>
    <w:rsid w:val="00E0722E"/>
    <w:rsid w:val="00E07DCB"/>
    <w:rsid w:val="00E10CA6"/>
    <w:rsid w:val="00E111CA"/>
    <w:rsid w:val="00E111F0"/>
    <w:rsid w:val="00E11932"/>
    <w:rsid w:val="00E12732"/>
    <w:rsid w:val="00E12CF3"/>
    <w:rsid w:val="00E14FA4"/>
    <w:rsid w:val="00E1576B"/>
    <w:rsid w:val="00E165AB"/>
    <w:rsid w:val="00E16DA9"/>
    <w:rsid w:val="00E17265"/>
    <w:rsid w:val="00E17931"/>
    <w:rsid w:val="00E20AA4"/>
    <w:rsid w:val="00E21375"/>
    <w:rsid w:val="00E21BCF"/>
    <w:rsid w:val="00E21D1C"/>
    <w:rsid w:val="00E24978"/>
    <w:rsid w:val="00E25B7B"/>
    <w:rsid w:val="00E2756C"/>
    <w:rsid w:val="00E27A75"/>
    <w:rsid w:val="00E3055D"/>
    <w:rsid w:val="00E30591"/>
    <w:rsid w:val="00E326A2"/>
    <w:rsid w:val="00E34B5E"/>
    <w:rsid w:val="00E34CBD"/>
    <w:rsid w:val="00E3528E"/>
    <w:rsid w:val="00E35C83"/>
    <w:rsid w:val="00E35FBF"/>
    <w:rsid w:val="00E36164"/>
    <w:rsid w:val="00E3661D"/>
    <w:rsid w:val="00E369DD"/>
    <w:rsid w:val="00E36E9A"/>
    <w:rsid w:val="00E379DB"/>
    <w:rsid w:val="00E40D0D"/>
    <w:rsid w:val="00E40D2E"/>
    <w:rsid w:val="00E40D58"/>
    <w:rsid w:val="00E429A6"/>
    <w:rsid w:val="00E42CFA"/>
    <w:rsid w:val="00E43DE0"/>
    <w:rsid w:val="00E44EBF"/>
    <w:rsid w:val="00E45172"/>
    <w:rsid w:val="00E46B2E"/>
    <w:rsid w:val="00E47053"/>
    <w:rsid w:val="00E470E9"/>
    <w:rsid w:val="00E4758D"/>
    <w:rsid w:val="00E505E8"/>
    <w:rsid w:val="00E511A0"/>
    <w:rsid w:val="00E52669"/>
    <w:rsid w:val="00E55B0E"/>
    <w:rsid w:val="00E6162F"/>
    <w:rsid w:val="00E63850"/>
    <w:rsid w:val="00E645DA"/>
    <w:rsid w:val="00E64702"/>
    <w:rsid w:val="00E659EB"/>
    <w:rsid w:val="00E67007"/>
    <w:rsid w:val="00E67A82"/>
    <w:rsid w:val="00E70744"/>
    <w:rsid w:val="00E71102"/>
    <w:rsid w:val="00E7128E"/>
    <w:rsid w:val="00E72277"/>
    <w:rsid w:val="00E72DF8"/>
    <w:rsid w:val="00E7351C"/>
    <w:rsid w:val="00E741D3"/>
    <w:rsid w:val="00E74484"/>
    <w:rsid w:val="00E74557"/>
    <w:rsid w:val="00E74971"/>
    <w:rsid w:val="00E75E25"/>
    <w:rsid w:val="00E76102"/>
    <w:rsid w:val="00E76783"/>
    <w:rsid w:val="00E76A13"/>
    <w:rsid w:val="00E776A0"/>
    <w:rsid w:val="00E77B70"/>
    <w:rsid w:val="00E80365"/>
    <w:rsid w:val="00E81808"/>
    <w:rsid w:val="00E81F95"/>
    <w:rsid w:val="00E8208B"/>
    <w:rsid w:val="00E839D5"/>
    <w:rsid w:val="00E83D4C"/>
    <w:rsid w:val="00E83D55"/>
    <w:rsid w:val="00E84CDF"/>
    <w:rsid w:val="00E8643E"/>
    <w:rsid w:val="00E86656"/>
    <w:rsid w:val="00E86815"/>
    <w:rsid w:val="00E90132"/>
    <w:rsid w:val="00E90ADB"/>
    <w:rsid w:val="00E91D56"/>
    <w:rsid w:val="00E92C6C"/>
    <w:rsid w:val="00E92D7D"/>
    <w:rsid w:val="00E94E10"/>
    <w:rsid w:val="00E95A66"/>
    <w:rsid w:val="00E97B7E"/>
    <w:rsid w:val="00EA0936"/>
    <w:rsid w:val="00EA1E4D"/>
    <w:rsid w:val="00EA239E"/>
    <w:rsid w:val="00EA300F"/>
    <w:rsid w:val="00EA3428"/>
    <w:rsid w:val="00EA3500"/>
    <w:rsid w:val="00EA354C"/>
    <w:rsid w:val="00EA3E12"/>
    <w:rsid w:val="00EA40E1"/>
    <w:rsid w:val="00EA4898"/>
    <w:rsid w:val="00EA4D97"/>
    <w:rsid w:val="00EA4F7C"/>
    <w:rsid w:val="00EA51CF"/>
    <w:rsid w:val="00EA60A3"/>
    <w:rsid w:val="00EA6D7B"/>
    <w:rsid w:val="00EA719C"/>
    <w:rsid w:val="00EA7455"/>
    <w:rsid w:val="00EB128C"/>
    <w:rsid w:val="00EB1C9D"/>
    <w:rsid w:val="00EB3119"/>
    <w:rsid w:val="00EB3A28"/>
    <w:rsid w:val="00EB3CFB"/>
    <w:rsid w:val="00EB42D3"/>
    <w:rsid w:val="00EB5135"/>
    <w:rsid w:val="00EB63A8"/>
    <w:rsid w:val="00EB662E"/>
    <w:rsid w:val="00EB72CA"/>
    <w:rsid w:val="00EC025E"/>
    <w:rsid w:val="00EC041A"/>
    <w:rsid w:val="00EC0E1E"/>
    <w:rsid w:val="00EC0F82"/>
    <w:rsid w:val="00EC1D1A"/>
    <w:rsid w:val="00EC274E"/>
    <w:rsid w:val="00EC27D1"/>
    <w:rsid w:val="00EC2C05"/>
    <w:rsid w:val="00EC2DB2"/>
    <w:rsid w:val="00EC2ECC"/>
    <w:rsid w:val="00EC5AB2"/>
    <w:rsid w:val="00EC6375"/>
    <w:rsid w:val="00EC6A38"/>
    <w:rsid w:val="00EC7B35"/>
    <w:rsid w:val="00ED118C"/>
    <w:rsid w:val="00ED19BF"/>
    <w:rsid w:val="00ED1F4D"/>
    <w:rsid w:val="00ED4548"/>
    <w:rsid w:val="00ED4672"/>
    <w:rsid w:val="00ED4EF2"/>
    <w:rsid w:val="00ED765C"/>
    <w:rsid w:val="00ED7ACF"/>
    <w:rsid w:val="00ED7AD6"/>
    <w:rsid w:val="00ED7BE3"/>
    <w:rsid w:val="00EE06BA"/>
    <w:rsid w:val="00EE15E2"/>
    <w:rsid w:val="00EE1DAF"/>
    <w:rsid w:val="00EE2228"/>
    <w:rsid w:val="00EE22B7"/>
    <w:rsid w:val="00EE2A05"/>
    <w:rsid w:val="00EE42F2"/>
    <w:rsid w:val="00EE48F4"/>
    <w:rsid w:val="00EE5A1A"/>
    <w:rsid w:val="00EE64A9"/>
    <w:rsid w:val="00EE69E9"/>
    <w:rsid w:val="00EE6B82"/>
    <w:rsid w:val="00EE7418"/>
    <w:rsid w:val="00EE7A2A"/>
    <w:rsid w:val="00EE7F7A"/>
    <w:rsid w:val="00EF0614"/>
    <w:rsid w:val="00EF0C6F"/>
    <w:rsid w:val="00EF10C6"/>
    <w:rsid w:val="00EF22A8"/>
    <w:rsid w:val="00EF28E9"/>
    <w:rsid w:val="00EF2D30"/>
    <w:rsid w:val="00EF37BA"/>
    <w:rsid w:val="00EF61ED"/>
    <w:rsid w:val="00EF6715"/>
    <w:rsid w:val="00EF7484"/>
    <w:rsid w:val="00EF7BB2"/>
    <w:rsid w:val="00EF7D00"/>
    <w:rsid w:val="00F013B4"/>
    <w:rsid w:val="00F017C5"/>
    <w:rsid w:val="00F02863"/>
    <w:rsid w:val="00F02AA3"/>
    <w:rsid w:val="00F03157"/>
    <w:rsid w:val="00F033AA"/>
    <w:rsid w:val="00F0436B"/>
    <w:rsid w:val="00F0445E"/>
    <w:rsid w:val="00F0448F"/>
    <w:rsid w:val="00F0474B"/>
    <w:rsid w:val="00F05821"/>
    <w:rsid w:val="00F05B46"/>
    <w:rsid w:val="00F060E9"/>
    <w:rsid w:val="00F063B2"/>
    <w:rsid w:val="00F10C78"/>
    <w:rsid w:val="00F11458"/>
    <w:rsid w:val="00F12A84"/>
    <w:rsid w:val="00F14069"/>
    <w:rsid w:val="00F14250"/>
    <w:rsid w:val="00F158AD"/>
    <w:rsid w:val="00F168C8"/>
    <w:rsid w:val="00F169E6"/>
    <w:rsid w:val="00F16BC0"/>
    <w:rsid w:val="00F17213"/>
    <w:rsid w:val="00F205CE"/>
    <w:rsid w:val="00F206F1"/>
    <w:rsid w:val="00F20BC6"/>
    <w:rsid w:val="00F2159E"/>
    <w:rsid w:val="00F22392"/>
    <w:rsid w:val="00F2295C"/>
    <w:rsid w:val="00F231E5"/>
    <w:rsid w:val="00F232FE"/>
    <w:rsid w:val="00F236DB"/>
    <w:rsid w:val="00F24814"/>
    <w:rsid w:val="00F26140"/>
    <w:rsid w:val="00F26D0C"/>
    <w:rsid w:val="00F27143"/>
    <w:rsid w:val="00F27623"/>
    <w:rsid w:val="00F30045"/>
    <w:rsid w:val="00F307BA"/>
    <w:rsid w:val="00F324FE"/>
    <w:rsid w:val="00F32710"/>
    <w:rsid w:val="00F3325C"/>
    <w:rsid w:val="00F34165"/>
    <w:rsid w:val="00F34814"/>
    <w:rsid w:val="00F35A54"/>
    <w:rsid w:val="00F37589"/>
    <w:rsid w:val="00F40D01"/>
    <w:rsid w:val="00F41543"/>
    <w:rsid w:val="00F44138"/>
    <w:rsid w:val="00F45D31"/>
    <w:rsid w:val="00F46967"/>
    <w:rsid w:val="00F5033F"/>
    <w:rsid w:val="00F50F18"/>
    <w:rsid w:val="00F5157C"/>
    <w:rsid w:val="00F51E94"/>
    <w:rsid w:val="00F5264D"/>
    <w:rsid w:val="00F53207"/>
    <w:rsid w:val="00F5364A"/>
    <w:rsid w:val="00F543D8"/>
    <w:rsid w:val="00F54513"/>
    <w:rsid w:val="00F61A61"/>
    <w:rsid w:val="00F62B7B"/>
    <w:rsid w:val="00F636E0"/>
    <w:rsid w:val="00F649AE"/>
    <w:rsid w:val="00F65B8D"/>
    <w:rsid w:val="00F65FE1"/>
    <w:rsid w:val="00F67DE6"/>
    <w:rsid w:val="00F67FCD"/>
    <w:rsid w:val="00F7258F"/>
    <w:rsid w:val="00F72C90"/>
    <w:rsid w:val="00F72D15"/>
    <w:rsid w:val="00F730DC"/>
    <w:rsid w:val="00F73468"/>
    <w:rsid w:val="00F739BA"/>
    <w:rsid w:val="00F7479A"/>
    <w:rsid w:val="00F761B4"/>
    <w:rsid w:val="00F76A98"/>
    <w:rsid w:val="00F778F7"/>
    <w:rsid w:val="00F82B7F"/>
    <w:rsid w:val="00F82DE1"/>
    <w:rsid w:val="00F82FD1"/>
    <w:rsid w:val="00F832DE"/>
    <w:rsid w:val="00F8369B"/>
    <w:rsid w:val="00F83AB4"/>
    <w:rsid w:val="00F83CF1"/>
    <w:rsid w:val="00F84335"/>
    <w:rsid w:val="00F84BFB"/>
    <w:rsid w:val="00F85530"/>
    <w:rsid w:val="00F85E47"/>
    <w:rsid w:val="00F85E4F"/>
    <w:rsid w:val="00F85E80"/>
    <w:rsid w:val="00F916A4"/>
    <w:rsid w:val="00F916EC"/>
    <w:rsid w:val="00F949D7"/>
    <w:rsid w:val="00F94AAE"/>
    <w:rsid w:val="00F95543"/>
    <w:rsid w:val="00F9597A"/>
    <w:rsid w:val="00F960FF"/>
    <w:rsid w:val="00F961A5"/>
    <w:rsid w:val="00F9650A"/>
    <w:rsid w:val="00F97E4B"/>
    <w:rsid w:val="00FA140D"/>
    <w:rsid w:val="00FA1920"/>
    <w:rsid w:val="00FA3418"/>
    <w:rsid w:val="00FA45DA"/>
    <w:rsid w:val="00FA4902"/>
    <w:rsid w:val="00FA5281"/>
    <w:rsid w:val="00FA5C7F"/>
    <w:rsid w:val="00FA6236"/>
    <w:rsid w:val="00FA74D5"/>
    <w:rsid w:val="00FB00D9"/>
    <w:rsid w:val="00FB03EE"/>
    <w:rsid w:val="00FB136E"/>
    <w:rsid w:val="00FB1E5D"/>
    <w:rsid w:val="00FB23C5"/>
    <w:rsid w:val="00FB24F0"/>
    <w:rsid w:val="00FB3EF2"/>
    <w:rsid w:val="00FB490D"/>
    <w:rsid w:val="00FB6A2D"/>
    <w:rsid w:val="00FB6A7D"/>
    <w:rsid w:val="00FC1103"/>
    <w:rsid w:val="00FC31A4"/>
    <w:rsid w:val="00FC3F79"/>
    <w:rsid w:val="00FC4A3B"/>
    <w:rsid w:val="00FC4E42"/>
    <w:rsid w:val="00FC4F65"/>
    <w:rsid w:val="00FC557A"/>
    <w:rsid w:val="00FD03ED"/>
    <w:rsid w:val="00FD1E07"/>
    <w:rsid w:val="00FD249B"/>
    <w:rsid w:val="00FD30EC"/>
    <w:rsid w:val="00FD3E08"/>
    <w:rsid w:val="00FD468C"/>
    <w:rsid w:val="00FD4DA5"/>
    <w:rsid w:val="00FD4E5F"/>
    <w:rsid w:val="00FD521F"/>
    <w:rsid w:val="00FE0470"/>
    <w:rsid w:val="00FE1C04"/>
    <w:rsid w:val="00FE201F"/>
    <w:rsid w:val="00FE2828"/>
    <w:rsid w:val="00FE2E68"/>
    <w:rsid w:val="00FE3843"/>
    <w:rsid w:val="00FE43D5"/>
    <w:rsid w:val="00FE4C11"/>
    <w:rsid w:val="00FE56DC"/>
    <w:rsid w:val="00FE6D74"/>
    <w:rsid w:val="00FE6F9C"/>
    <w:rsid w:val="00FE7172"/>
    <w:rsid w:val="00FE7ED4"/>
    <w:rsid w:val="00FF22B8"/>
    <w:rsid w:val="00FF239F"/>
    <w:rsid w:val="00FF3A66"/>
    <w:rsid w:val="00FF3B8A"/>
    <w:rsid w:val="00FF5CC2"/>
    <w:rsid w:val="00FF60C0"/>
    <w:rsid w:val="00FF6821"/>
    <w:rsid w:val="00FF68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00755c"/>
    </o:shapedefaults>
    <o:shapelayout v:ext="edit">
      <o:idmap v:ext="edit" data="2"/>
    </o:shapelayout>
  </w:shapeDefaults>
  <w:decimalSymbol w:val="."/>
  <w:listSeparator w:val=","/>
  <w14:docId w14:val="4DF3E602"/>
  <w15:docId w15:val="{D45F45BF-A522-44FC-8B2E-499BB5549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E6693"/>
    <w:pPr>
      <w:spacing w:after="160" w:line="280" w:lineRule="atLeast"/>
    </w:pPr>
    <w:rPr>
      <w:rFonts w:ascii="Arial" w:hAnsi="Arial"/>
      <w:color w:val="000000" w:themeColor="text1"/>
      <w:lang w:val="en-US" w:eastAsia="en-US"/>
    </w:rPr>
  </w:style>
  <w:style w:type="paragraph" w:styleId="Heading1">
    <w:name w:val="heading 1"/>
    <w:basedOn w:val="Normal"/>
    <w:next w:val="Normal"/>
    <w:link w:val="Heading1Char"/>
    <w:qFormat/>
    <w:rsid w:val="00732BB1"/>
    <w:pPr>
      <w:keepNext/>
      <w:numPr>
        <w:numId w:val="24"/>
      </w:numPr>
      <w:spacing w:after="80" w:line="240" w:lineRule="atLeast"/>
      <w:outlineLvl w:val="0"/>
    </w:pPr>
    <w:rPr>
      <w:rFonts w:cs="Arial"/>
      <w:b/>
      <w:bCs/>
      <w:caps/>
      <w:color w:val="FF372F" w:themeColor="accent1"/>
      <w:kern w:val="32"/>
      <w:sz w:val="28"/>
      <w:szCs w:val="32"/>
    </w:rPr>
  </w:style>
  <w:style w:type="paragraph" w:styleId="Heading2">
    <w:name w:val="heading 2"/>
    <w:basedOn w:val="Normal"/>
    <w:next w:val="Normal"/>
    <w:link w:val="Heading2Char"/>
    <w:rsid w:val="00732BB1"/>
    <w:pPr>
      <w:keepNext/>
      <w:numPr>
        <w:ilvl w:val="1"/>
        <w:numId w:val="24"/>
      </w:numPr>
      <w:tabs>
        <w:tab w:val="left" w:pos="964"/>
      </w:tabs>
      <w:spacing w:after="80" w:line="240" w:lineRule="atLeast"/>
      <w:outlineLvl w:val="1"/>
    </w:pPr>
    <w:rPr>
      <w:rFonts w:cs="Arial"/>
      <w:b/>
      <w:bCs/>
      <w:iCs/>
      <w:color w:val="FF372F" w:themeColor="accent1"/>
      <w:sz w:val="28"/>
      <w:szCs w:val="32"/>
    </w:rPr>
  </w:style>
  <w:style w:type="paragraph" w:styleId="Heading3">
    <w:name w:val="heading 3"/>
    <w:basedOn w:val="Normal"/>
    <w:next w:val="Normal"/>
    <w:link w:val="Heading3Char"/>
    <w:rsid w:val="00732BB1"/>
    <w:pPr>
      <w:keepNext/>
      <w:numPr>
        <w:ilvl w:val="2"/>
        <w:numId w:val="24"/>
      </w:numPr>
      <w:tabs>
        <w:tab w:val="left" w:pos="1134"/>
      </w:tabs>
      <w:spacing w:after="80" w:line="240" w:lineRule="atLeast"/>
      <w:outlineLvl w:val="2"/>
    </w:pPr>
    <w:rPr>
      <w:rFonts w:cs="Arial"/>
      <w:b/>
      <w:bCs/>
      <w:color w:val="FF372F" w:themeColor="accent1"/>
      <w:sz w:val="24"/>
      <w:szCs w:val="28"/>
    </w:rPr>
  </w:style>
  <w:style w:type="paragraph" w:styleId="Heading4">
    <w:name w:val="heading 4"/>
    <w:basedOn w:val="Normal"/>
    <w:next w:val="Normal"/>
    <w:link w:val="Heading4Char"/>
    <w:rsid w:val="00732BB1"/>
    <w:pPr>
      <w:keepNext/>
      <w:numPr>
        <w:ilvl w:val="3"/>
        <w:numId w:val="24"/>
      </w:numPr>
      <w:tabs>
        <w:tab w:val="left" w:pos="1304"/>
      </w:tabs>
      <w:spacing w:after="80" w:line="240" w:lineRule="atLeast"/>
      <w:outlineLvl w:val="3"/>
    </w:pPr>
    <w:rPr>
      <w:b/>
      <w:bCs/>
      <w:i/>
      <w:color w:val="FF372F" w:themeColor="accent1"/>
      <w:sz w:val="24"/>
      <w:szCs w:val="28"/>
    </w:rPr>
  </w:style>
  <w:style w:type="paragraph" w:styleId="Heading5">
    <w:name w:val="heading 5"/>
    <w:basedOn w:val="Normal"/>
    <w:next w:val="Normal"/>
    <w:link w:val="Heading5Char"/>
    <w:rsid w:val="00732BB1"/>
    <w:pPr>
      <w:keepNext/>
      <w:numPr>
        <w:ilvl w:val="4"/>
        <w:numId w:val="24"/>
      </w:numPr>
      <w:tabs>
        <w:tab w:val="left" w:pos="1474"/>
      </w:tabs>
      <w:spacing w:after="80" w:line="240" w:lineRule="atLeast"/>
      <w:outlineLvl w:val="4"/>
    </w:pPr>
    <w:rPr>
      <w:b/>
      <w:bCs/>
      <w:iCs/>
      <w:color w:val="FF372F" w:themeColor="accent1"/>
      <w:sz w:val="22"/>
      <w:szCs w:val="24"/>
    </w:rPr>
  </w:style>
  <w:style w:type="paragraph" w:styleId="Heading6">
    <w:name w:val="heading 6"/>
    <w:basedOn w:val="Normal"/>
    <w:next w:val="Normal"/>
    <w:link w:val="Heading6Char"/>
    <w:rsid w:val="00732BB1"/>
    <w:pPr>
      <w:keepNext/>
      <w:numPr>
        <w:ilvl w:val="5"/>
        <w:numId w:val="24"/>
      </w:numPr>
      <w:tabs>
        <w:tab w:val="clear" w:pos="1588"/>
        <w:tab w:val="left" w:pos="1644"/>
      </w:tabs>
      <w:spacing w:after="80" w:line="240" w:lineRule="atLeast"/>
      <w:outlineLvl w:val="5"/>
    </w:pPr>
    <w:rPr>
      <w:b/>
      <w:bCs/>
      <w:i/>
      <w:color w:val="FF372F" w:themeColor="accent1"/>
      <w:sz w:val="22"/>
      <w:szCs w:val="24"/>
    </w:rPr>
  </w:style>
  <w:style w:type="paragraph" w:styleId="Heading7">
    <w:name w:val="heading 7"/>
    <w:basedOn w:val="Normal"/>
    <w:next w:val="Heading8"/>
    <w:link w:val="Heading7Char"/>
    <w:rsid w:val="0018420D"/>
    <w:pPr>
      <w:numPr>
        <w:numId w:val="35"/>
      </w:numPr>
      <w:spacing w:before="3720" w:after="240" w:line="240" w:lineRule="auto"/>
      <w:jc w:val="right"/>
      <w:outlineLvl w:val="6"/>
    </w:pPr>
    <w:rPr>
      <w:b/>
      <w:caps/>
      <w:color w:val="000000"/>
      <w:szCs w:val="56"/>
    </w:rPr>
  </w:style>
  <w:style w:type="paragraph" w:styleId="Heading8">
    <w:name w:val="heading 8"/>
    <w:basedOn w:val="Normal"/>
    <w:next w:val="Normal"/>
    <w:link w:val="Heading8Char"/>
    <w:rsid w:val="007762D5"/>
    <w:pPr>
      <w:spacing w:line="480" w:lineRule="exact"/>
      <w:ind w:left="3686"/>
      <w:jc w:val="right"/>
      <w:outlineLvl w:val="7"/>
    </w:pPr>
    <w:rPr>
      <w:iCs/>
      <w:color w:val="FF372F" w:themeColor="accent1"/>
      <w:sz w:val="40"/>
      <w:szCs w:val="32"/>
    </w:rPr>
  </w:style>
  <w:style w:type="paragraph" w:styleId="Heading9">
    <w:name w:val="heading 9"/>
    <w:basedOn w:val="Normal"/>
    <w:next w:val="Normal"/>
    <w:rsid w:val="0018420D"/>
    <w:pPr>
      <w:numPr>
        <w:ilvl w:val="8"/>
        <w:numId w:val="25"/>
      </w:numPr>
      <w:spacing w:before="240" w:after="60"/>
      <w:outlineLvl w:val="8"/>
    </w:pPr>
    <w:rPr>
      <w:rFonts w:cs="Arial"/>
      <w:color w:val="0000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B81"/>
    <w:pPr>
      <w:tabs>
        <w:tab w:val="center" w:pos="4153"/>
        <w:tab w:val="right" w:pos="8306"/>
      </w:tabs>
    </w:pPr>
  </w:style>
  <w:style w:type="paragraph" w:styleId="Footer">
    <w:name w:val="footer"/>
    <w:basedOn w:val="Normal"/>
    <w:link w:val="FooterChar"/>
    <w:rsid w:val="005F6EEE"/>
    <w:pPr>
      <w:spacing w:after="0" w:line="240" w:lineRule="auto"/>
    </w:pPr>
    <w:rPr>
      <w:sz w:val="12"/>
      <w:szCs w:val="12"/>
    </w:rPr>
  </w:style>
  <w:style w:type="paragraph" w:customStyle="1" w:styleId="CompanyName">
    <w:name w:val="Company Name"/>
    <w:basedOn w:val="Normal"/>
    <w:next w:val="Normal"/>
    <w:rsid w:val="00242A61"/>
    <w:pPr>
      <w:spacing w:after="1080" w:line="260" w:lineRule="atLeast"/>
    </w:pPr>
    <w:rPr>
      <w:b/>
      <w:caps/>
    </w:rPr>
  </w:style>
  <w:style w:type="paragraph" w:customStyle="1" w:styleId="AddressBlock">
    <w:name w:val="Address Block"/>
    <w:basedOn w:val="Normal"/>
    <w:rsid w:val="002B2B81"/>
  </w:style>
  <w:style w:type="paragraph" w:customStyle="1" w:styleId="Signatories">
    <w:name w:val="Signatories"/>
    <w:basedOn w:val="Normal"/>
    <w:rsid w:val="00FD4E5F"/>
    <w:pPr>
      <w:tabs>
        <w:tab w:val="left" w:pos="5387"/>
      </w:tabs>
      <w:spacing w:after="0" w:line="240" w:lineRule="auto"/>
    </w:pPr>
  </w:style>
  <w:style w:type="paragraph" w:customStyle="1" w:styleId="GreenFooter">
    <w:name w:val="Green Footer"/>
    <w:basedOn w:val="Footer"/>
    <w:rsid w:val="00CE6693"/>
    <w:pPr>
      <w:spacing w:before="60" w:after="80"/>
    </w:pPr>
    <w:rPr>
      <w:b/>
      <w:color w:val="FF372F" w:themeColor="accent1"/>
    </w:rPr>
  </w:style>
  <w:style w:type="paragraph" w:customStyle="1" w:styleId="FooterCompanyName">
    <w:name w:val="Footer Company Name"/>
    <w:basedOn w:val="Footer"/>
    <w:rsid w:val="00FA5C7F"/>
    <w:rPr>
      <w:b/>
    </w:rPr>
  </w:style>
  <w:style w:type="table" w:styleId="TableGrid">
    <w:name w:val="Table Grid"/>
    <w:basedOn w:val="TableNormal"/>
    <w:rsid w:val="00081C8D"/>
    <w:pPr>
      <w:spacing w:after="120"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5B2"/>
    <w:rPr>
      <w:rFonts w:ascii="Tahoma" w:hAnsi="Tahoma" w:cs="Tahoma"/>
      <w:sz w:val="16"/>
      <w:szCs w:val="16"/>
    </w:rPr>
  </w:style>
  <w:style w:type="paragraph" w:customStyle="1" w:styleId="CaptionFigures">
    <w:name w:val="Caption Figures"/>
    <w:basedOn w:val="Normal"/>
    <w:next w:val="Normal"/>
    <w:rsid w:val="0082410C"/>
    <w:pPr>
      <w:keepNext/>
      <w:tabs>
        <w:tab w:val="left" w:pos="851"/>
      </w:tabs>
      <w:spacing w:after="200" w:line="240" w:lineRule="auto"/>
    </w:pPr>
    <w:rPr>
      <w:b/>
      <w:bCs/>
      <w:color w:val="000000"/>
      <w:szCs w:val="18"/>
    </w:rPr>
  </w:style>
  <w:style w:type="paragraph" w:customStyle="1" w:styleId="Bullets">
    <w:name w:val="Bullets"/>
    <w:basedOn w:val="Normal"/>
    <w:rsid w:val="00CE6693"/>
    <w:pPr>
      <w:numPr>
        <w:numId w:val="32"/>
      </w:numPr>
    </w:pPr>
    <w:rPr>
      <w:szCs w:val="24"/>
    </w:rPr>
  </w:style>
  <w:style w:type="table" w:customStyle="1" w:styleId="GATableStyle">
    <w:name w:val="GA Table Style"/>
    <w:basedOn w:val="TableContemporary"/>
    <w:rsid w:val="00343AAF"/>
    <w:pPr>
      <w:spacing w:after="0"/>
      <w:contextualSpacing/>
    </w:pPr>
    <w:rPr>
      <w:rFonts w:ascii="Arial" w:hAnsi="Arial"/>
      <w:lang w:val="en-US" w:eastAsia="en-US"/>
    </w:rPr>
    <w:tblPr>
      <w:tblBorders>
        <w:top w:val="single" w:sz="18" w:space="0" w:color="FFFFFF"/>
        <w:left w:val="single" w:sz="18" w:space="0" w:color="FFFFFF"/>
        <w:bottom w:val="single" w:sz="18" w:space="0" w:color="FFFFFF"/>
        <w:right w:val="single" w:sz="18" w:space="0" w:color="FFFFFF"/>
        <w:insideH w:val="none" w:sz="0" w:space="0" w:color="auto"/>
        <w:insideV w:val="none" w:sz="0" w:space="0" w:color="auto"/>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ntemporary">
    <w:name w:val="Table Contemporary"/>
    <w:basedOn w:val="TableNormal"/>
    <w:rsid w:val="00EE69E9"/>
    <w:pPr>
      <w:spacing w:after="120" w:line="28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IndentedText">
    <w:name w:val="Indented Text"/>
    <w:basedOn w:val="Normal"/>
    <w:rsid w:val="00071225"/>
    <w:pPr>
      <w:ind w:left="454"/>
    </w:pPr>
  </w:style>
  <w:style w:type="paragraph" w:customStyle="1" w:styleId="NumberedList">
    <w:name w:val="Numbered List"/>
    <w:basedOn w:val="Normal"/>
    <w:rsid w:val="00426F42"/>
    <w:pPr>
      <w:numPr>
        <w:numId w:val="1"/>
      </w:numPr>
    </w:pPr>
  </w:style>
  <w:style w:type="paragraph" w:customStyle="1" w:styleId="RomanNumbered">
    <w:name w:val="Roman Numbered"/>
    <w:basedOn w:val="Smallletters"/>
    <w:rsid w:val="00426F42"/>
    <w:pPr>
      <w:numPr>
        <w:numId w:val="2"/>
      </w:numPr>
    </w:pPr>
    <w:rPr>
      <w:szCs w:val="24"/>
    </w:rPr>
  </w:style>
  <w:style w:type="paragraph" w:customStyle="1" w:styleId="Smallletters">
    <w:name w:val="Small letters"/>
    <w:basedOn w:val="Normal"/>
    <w:rsid w:val="00426F42"/>
    <w:pPr>
      <w:numPr>
        <w:numId w:val="3"/>
      </w:numPr>
    </w:pPr>
  </w:style>
  <w:style w:type="paragraph" w:customStyle="1" w:styleId="SmallTextBold">
    <w:name w:val="Small Text Bold"/>
    <w:basedOn w:val="Normal"/>
    <w:rsid w:val="00B34142"/>
    <w:rPr>
      <w:b/>
      <w:sz w:val="18"/>
      <w:szCs w:val="18"/>
    </w:rPr>
  </w:style>
  <w:style w:type="paragraph" w:customStyle="1" w:styleId="SmallTextNormal">
    <w:name w:val="Small Text Normal"/>
    <w:basedOn w:val="Normal"/>
    <w:rsid w:val="00B34142"/>
    <w:rPr>
      <w:sz w:val="18"/>
      <w:szCs w:val="18"/>
    </w:rPr>
  </w:style>
  <w:style w:type="paragraph" w:styleId="DocumentMap">
    <w:name w:val="Document Map"/>
    <w:basedOn w:val="Normal"/>
    <w:semiHidden/>
    <w:rsid w:val="00E14FA4"/>
    <w:pPr>
      <w:shd w:val="clear" w:color="auto" w:fill="000080"/>
    </w:pPr>
    <w:rPr>
      <w:rFonts w:ascii="Tahoma" w:hAnsi="Tahoma" w:cs="Tahoma"/>
    </w:rPr>
  </w:style>
  <w:style w:type="paragraph" w:customStyle="1" w:styleId="Initials">
    <w:name w:val="Initials"/>
    <w:basedOn w:val="Normal"/>
    <w:rsid w:val="002B2B81"/>
    <w:pPr>
      <w:spacing w:line="200" w:lineRule="atLeast"/>
    </w:pPr>
    <w:rPr>
      <w:sz w:val="18"/>
    </w:rPr>
  </w:style>
  <w:style w:type="character" w:customStyle="1" w:styleId="FootnoteTextChar">
    <w:name w:val="Footnote Text Char"/>
    <w:basedOn w:val="DefaultParagraphFont"/>
    <w:link w:val="FootnoteText"/>
    <w:rsid w:val="00DE36C1"/>
    <w:rPr>
      <w:rFonts w:ascii="Arial" w:hAnsi="Arial"/>
      <w:color w:val="000000"/>
      <w:sz w:val="16"/>
      <w:lang w:eastAsia="en-US"/>
    </w:rPr>
  </w:style>
  <w:style w:type="character" w:customStyle="1" w:styleId="Heading1Char">
    <w:name w:val="Heading 1 Char"/>
    <w:basedOn w:val="DefaultParagraphFont"/>
    <w:link w:val="Heading1"/>
    <w:rsid w:val="00732BB1"/>
    <w:rPr>
      <w:rFonts w:ascii="Arial" w:hAnsi="Arial" w:cs="Arial"/>
      <w:b/>
      <w:bCs/>
      <w:caps/>
      <w:color w:val="FF372F" w:themeColor="accent1"/>
      <w:kern w:val="32"/>
      <w:sz w:val="28"/>
      <w:szCs w:val="32"/>
      <w:lang w:val="en-US" w:eastAsia="en-US"/>
    </w:rPr>
  </w:style>
  <w:style w:type="character" w:customStyle="1" w:styleId="Heading2Char">
    <w:name w:val="Heading 2 Char"/>
    <w:basedOn w:val="DefaultParagraphFont"/>
    <w:link w:val="Heading2"/>
    <w:rsid w:val="00732BB1"/>
    <w:rPr>
      <w:rFonts w:ascii="Arial" w:hAnsi="Arial" w:cs="Arial"/>
      <w:b/>
      <w:bCs/>
      <w:iCs/>
      <w:color w:val="FF372F" w:themeColor="accent1"/>
      <w:sz w:val="28"/>
      <w:szCs w:val="32"/>
      <w:lang w:val="en-US" w:eastAsia="en-US"/>
    </w:rPr>
  </w:style>
  <w:style w:type="character" w:customStyle="1" w:styleId="Heading3Char">
    <w:name w:val="Heading 3 Char"/>
    <w:basedOn w:val="DefaultParagraphFont"/>
    <w:link w:val="Heading3"/>
    <w:rsid w:val="00732BB1"/>
    <w:rPr>
      <w:rFonts w:ascii="Arial" w:hAnsi="Arial" w:cs="Arial"/>
      <w:b/>
      <w:bCs/>
      <w:color w:val="FF372F" w:themeColor="accent1"/>
      <w:sz w:val="24"/>
      <w:szCs w:val="28"/>
      <w:lang w:val="en-US" w:eastAsia="en-US"/>
    </w:rPr>
  </w:style>
  <w:style w:type="character" w:customStyle="1" w:styleId="Heading4Char">
    <w:name w:val="Heading 4 Char"/>
    <w:basedOn w:val="DefaultParagraphFont"/>
    <w:link w:val="Heading4"/>
    <w:rsid w:val="00732BB1"/>
    <w:rPr>
      <w:rFonts w:ascii="Arial" w:hAnsi="Arial"/>
      <w:b/>
      <w:bCs/>
      <w:i/>
      <w:color w:val="FF372F" w:themeColor="accent1"/>
      <w:sz w:val="24"/>
      <w:szCs w:val="28"/>
      <w:lang w:val="en-US" w:eastAsia="en-US"/>
    </w:rPr>
  </w:style>
  <w:style w:type="character" w:customStyle="1" w:styleId="Heading5Char">
    <w:name w:val="Heading 5 Char"/>
    <w:basedOn w:val="DefaultParagraphFont"/>
    <w:link w:val="Heading5"/>
    <w:rsid w:val="00732BB1"/>
    <w:rPr>
      <w:rFonts w:ascii="Arial" w:hAnsi="Arial"/>
      <w:b/>
      <w:bCs/>
      <w:iCs/>
      <w:color w:val="FF372F" w:themeColor="accent1"/>
      <w:sz w:val="22"/>
      <w:szCs w:val="24"/>
      <w:lang w:val="en-US" w:eastAsia="en-US"/>
    </w:rPr>
  </w:style>
  <w:style w:type="paragraph" w:customStyle="1" w:styleId="GAcaption">
    <w:name w:val="GA caption"/>
    <w:basedOn w:val="Caption"/>
    <w:next w:val="Normal"/>
    <w:rsid w:val="00C65031"/>
    <w:pPr>
      <w:spacing w:before="0" w:line="200" w:lineRule="atLeast"/>
    </w:pPr>
  </w:style>
  <w:style w:type="paragraph" w:customStyle="1" w:styleId="AwardsFooter">
    <w:name w:val="Awards Footer"/>
    <w:basedOn w:val="Footer"/>
    <w:next w:val="Footer"/>
    <w:rsid w:val="00CC3E77"/>
    <w:pPr>
      <w:spacing w:before="480"/>
    </w:pPr>
  </w:style>
  <w:style w:type="paragraph" w:styleId="Caption">
    <w:name w:val="caption"/>
    <w:basedOn w:val="Normal"/>
    <w:next w:val="Normal"/>
    <w:rsid w:val="002B2B81"/>
    <w:pPr>
      <w:spacing w:before="120"/>
    </w:pPr>
    <w:rPr>
      <w:b/>
      <w:bCs/>
    </w:rPr>
  </w:style>
  <w:style w:type="paragraph" w:customStyle="1" w:styleId="FilePath">
    <w:name w:val="FilePath"/>
    <w:basedOn w:val="Normal"/>
    <w:next w:val="Normal"/>
    <w:rsid w:val="002B2B81"/>
    <w:pPr>
      <w:spacing w:line="240" w:lineRule="auto"/>
    </w:pPr>
    <w:rPr>
      <w:rFonts w:cs="Arial"/>
      <w:sz w:val="12"/>
      <w:szCs w:val="12"/>
    </w:rPr>
  </w:style>
  <w:style w:type="paragraph" w:styleId="FootnoteText">
    <w:name w:val="footnote text"/>
    <w:basedOn w:val="Normal"/>
    <w:link w:val="FootnoteTextChar"/>
    <w:rsid w:val="00DE36C1"/>
    <w:pPr>
      <w:spacing w:after="80" w:line="240" w:lineRule="auto"/>
      <w:ind w:left="567" w:hanging="567"/>
    </w:pPr>
    <w:rPr>
      <w:color w:val="000000"/>
      <w:sz w:val="16"/>
      <w:lang w:val="en-GB"/>
    </w:rPr>
  </w:style>
  <w:style w:type="paragraph" w:customStyle="1" w:styleId="CaptionTables">
    <w:name w:val="Caption Tables"/>
    <w:basedOn w:val="Normal"/>
    <w:next w:val="Normal"/>
    <w:rsid w:val="0018420D"/>
    <w:pPr>
      <w:keepNext/>
      <w:tabs>
        <w:tab w:val="left" w:pos="851"/>
      </w:tabs>
      <w:spacing w:after="60" w:line="240" w:lineRule="auto"/>
    </w:pPr>
    <w:rPr>
      <w:b/>
      <w:bCs/>
      <w:color w:val="000000"/>
      <w:szCs w:val="22"/>
    </w:rPr>
  </w:style>
  <w:style w:type="paragraph" w:customStyle="1" w:styleId="TableCells">
    <w:name w:val="Table Cells"/>
    <w:basedOn w:val="Normal"/>
    <w:rsid w:val="00D61905"/>
    <w:pPr>
      <w:spacing w:after="0"/>
    </w:pPr>
  </w:style>
  <w:style w:type="paragraph" w:styleId="NormalWeb">
    <w:name w:val="Normal (Web)"/>
    <w:basedOn w:val="Normal"/>
    <w:uiPriority w:val="99"/>
    <w:semiHidden/>
    <w:unhideWhenUsed/>
    <w:rsid w:val="0007784D"/>
    <w:pPr>
      <w:spacing w:before="100" w:beforeAutospacing="1" w:after="100" w:afterAutospacing="1" w:line="240" w:lineRule="auto"/>
    </w:pPr>
    <w:rPr>
      <w:rFonts w:ascii="Times New Roman" w:eastAsiaTheme="minorEastAsia" w:hAnsi="Times New Roman"/>
      <w:sz w:val="24"/>
      <w:szCs w:val="24"/>
      <w:lang w:val="en-GB" w:eastAsia="en-GB"/>
    </w:rPr>
  </w:style>
  <w:style w:type="paragraph" w:styleId="HTMLPreformatted">
    <w:name w:val="HTML Preformatted"/>
    <w:basedOn w:val="Normal"/>
    <w:link w:val="HTMLPreformattedChar"/>
    <w:semiHidden/>
    <w:unhideWhenUsed/>
    <w:rsid w:val="003B4E61"/>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3B4E61"/>
    <w:rPr>
      <w:rFonts w:ascii="Consolas" w:hAnsi="Consolas"/>
      <w:lang w:val="en-CA" w:eastAsia="en-US"/>
    </w:rPr>
  </w:style>
  <w:style w:type="paragraph" w:customStyle="1" w:styleId="Subject">
    <w:name w:val="Subject"/>
    <w:basedOn w:val="Normal"/>
    <w:rsid w:val="005023A9"/>
    <w:pPr>
      <w:spacing w:before="120" w:after="0" w:line="240" w:lineRule="auto"/>
    </w:pPr>
    <w:rPr>
      <w:b/>
      <w:bCs/>
      <w:caps/>
    </w:rPr>
  </w:style>
  <w:style w:type="paragraph" w:customStyle="1" w:styleId="SignatureTitle">
    <w:name w:val="Signature Title"/>
    <w:basedOn w:val="Signatories"/>
    <w:rsid w:val="00FD4E5F"/>
    <w:pPr>
      <w:tabs>
        <w:tab w:val="clear" w:pos="5387"/>
        <w:tab w:val="left" w:pos="4820"/>
      </w:tabs>
    </w:pPr>
    <w:rPr>
      <w:i/>
      <w:sz w:val="18"/>
    </w:rPr>
  </w:style>
  <w:style w:type="paragraph" w:customStyle="1" w:styleId="Greeting">
    <w:name w:val="Greeting"/>
    <w:basedOn w:val="Normal"/>
    <w:rsid w:val="00662D8B"/>
    <w:pPr>
      <w:spacing w:before="360" w:after="120"/>
    </w:pPr>
  </w:style>
  <w:style w:type="paragraph" w:customStyle="1" w:styleId="CCTable">
    <w:name w:val="CC Table"/>
    <w:basedOn w:val="Normal"/>
    <w:rsid w:val="006F3A70"/>
    <w:pPr>
      <w:spacing w:line="240" w:lineRule="auto"/>
    </w:pPr>
  </w:style>
  <w:style w:type="table" w:styleId="ColorfulGrid-Accent2">
    <w:name w:val="Colorful Grid Accent 2"/>
    <w:basedOn w:val="TableNormal"/>
    <w:uiPriority w:val="73"/>
    <w:semiHidden/>
    <w:unhideWhenUsed/>
    <w:rsid w:val="00AB1FFB"/>
    <w:rPr>
      <w:color w:val="000000" w:themeColor="text1"/>
    </w:rPr>
    <w:tblPr>
      <w:tblStyleRowBandSize w:val="1"/>
      <w:tblStyleColBandSize w:val="1"/>
      <w:tblBorders>
        <w:insideH w:val="single" w:sz="4" w:space="0" w:color="FFFFFF" w:themeColor="background1"/>
      </w:tblBorders>
    </w:tblPr>
    <w:tcPr>
      <w:shd w:val="clear" w:color="auto" w:fill="D1D8DE" w:themeFill="accent2" w:themeFillTint="33"/>
    </w:tcPr>
    <w:tblStylePr w:type="firstRow">
      <w:rPr>
        <w:b/>
        <w:bCs/>
      </w:rPr>
      <w:tblPr/>
      <w:tcPr>
        <w:shd w:val="clear" w:color="auto" w:fill="A4B1BE" w:themeFill="accent2" w:themeFillTint="66"/>
      </w:tcPr>
    </w:tblStylePr>
    <w:tblStylePr w:type="lastRow">
      <w:rPr>
        <w:b/>
        <w:bCs/>
        <w:color w:val="000000" w:themeColor="text1"/>
      </w:rPr>
      <w:tblPr/>
      <w:tcPr>
        <w:shd w:val="clear" w:color="auto" w:fill="A4B1BE" w:themeFill="accent2" w:themeFillTint="66"/>
      </w:tcPr>
    </w:tblStylePr>
    <w:tblStylePr w:type="firstCol">
      <w:rPr>
        <w:color w:val="FFFFFF" w:themeColor="background1"/>
      </w:rPr>
      <w:tblPr/>
      <w:tcPr>
        <w:shd w:val="clear" w:color="auto" w:fill="262D35" w:themeFill="accent2" w:themeFillShade="BF"/>
      </w:tcPr>
    </w:tblStylePr>
    <w:tblStylePr w:type="lastCol">
      <w:rPr>
        <w:color w:val="FFFFFF" w:themeColor="background1"/>
      </w:rPr>
      <w:tblPr/>
      <w:tcPr>
        <w:shd w:val="clear" w:color="auto" w:fill="262D35" w:themeFill="accent2" w:themeFillShade="BF"/>
      </w:tcPr>
    </w:tblStylePr>
    <w:tblStylePr w:type="band1Vert">
      <w:tblPr/>
      <w:tcPr>
        <w:shd w:val="clear" w:color="auto" w:fill="8E9EAE" w:themeFill="accent2" w:themeFillTint="7F"/>
      </w:tcPr>
    </w:tblStylePr>
    <w:tblStylePr w:type="band1Horz">
      <w:tblPr/>
      <w:tcPr>
        <w:shd w:val="clear" w:color="auto" w:fill="8E9EAE" w:themeFill="accent2" w:themeFillTint="7F"/>
      </w:tcPr>
    </w:tblStylePr>
  </w:style>
  <w:style w:type="paragraph" w:styleId="ListParagraph">
    <w:name w:val="List Paragraph"/>
    <w:basedOn w:val="Normal"/>
    <w:uiPriority w:val="34"/>
    <w:qFormat/>
    <w:rsid w:val="00C83D55"/>
    <w:pPr>
      <w:ind w:left="720"/>
      <w:contextualSpacing/>
    </w:pPr>
  </w:style>
  <w:style w:type="numbering" w:customStyle="1" w:styleId="Style1">
    <w:name w:val="Style1"/>
    <w:uiPriority w:val="99"/>
    <w:rsid w:val="00397DF6"/>
    <w:pPr>
      <w:numPr>
        <w:numId w:val="4"/>
      </w:numPr>
    </w:pPr>
  </w:style>
  <w:style w:type="numbering" w:customStyle="1" w:styleId="Style2">
    <w:name w:val="Style2"/>
    <w:uiPriority w:val="99"/>
    <w:rsid w:val="00992057"/>
    <w:pPr>
      <w:numPr>
        <w:numId w:val="5"/>
      </w:numPr>
    </w:pPr>
  </w:style>
  <w:style w:type="numbering" w:customStyle="1" w:styleId="Style3">
    <w:name w:val="Style3"/>
    <w:uiPriority w:val="99"/>
    <w:rsid w:val="00992057"/>
    <w:pPr>
      <w:numPr>
        <w:numId w:val="6"/>
      </w:numPr>
    </w:pPr>
  </w:style>
  <w:style w:type="numbering" w:customStyle="1" w:styleId="Style4">
    <w:name w:val="Style4"/>
    <w:uiPriority w:val="99"/>
    <w:rsid w:val="00992057"/>
    <w:pPr>
      <w:numPr>
        <w:numId w:val="7"/>
      </w:numPr>
    </w:pPr>
  </w:style>
  <w:style w:type="numbering" w:customStyle="1" w:styleId="GolderBullets">
    <w:name w:val="Golder_Bullets"/>
    <w:uiPriority w:val="99"/>
    <w:rsid w:val="00612801"/>
    <w:pPr>
      <w:numPr>
        <w:numId w:val="8"/>
      </w:numPr>
    </w:pPr>
  </w:style>
  <w:style w:type="numbering" w:customStyle="1" w:styleId="Style5">
    <w:name w:val="Style5"/>
    <w:uiPriority w:val="99"/>
    <w:rsid w:val="00612801"/>
    <w:pPr>
      <w:numPr>
        <w:numId w:val="9"/>
      </w:numPr>
    </w:pPr>
  </w:style>
  <w:style w:type="numbering" w:customStyle="1" w:styleId="StyleOutlinenumberedWingdings2symbol8ptCustomColorRG">
    <w:name w:val="Style Outline numbered Wingdings 2 (symbol) 8 pt Custom Color(RG..."/>
    <w:basedOn w:val="NoList"/>
    <w:rsid w:val="003B680C"/>
    <w:pPr>
      <w:numPr>
        <w:numId w:val="10"/>
      </w:numPr>
    </w:pPr>
  </w:style>
  <w:style w:type="numbering" w:customStyle="1" w:styleId="StyleOutlinenumberedWingdings2symbol8ptCustomColorRG1">
    <w:name w:val="Style Outline numbered Wingdings 2 (symbol) 8 pt Custom Color(RG...1"/>
    <w:basedOn w:val="NoList"/>
    <w:rsid w:val="003B680C"/>
    <w:pPr>
      <w:numPr>
        <w:numId w:val="11"/>
      </w:numPr>
    </w:pPr>
  </w:style>
  <w:style w:type="paragraph" w:customStyle="1" w:styleId="MemoTitle">
    <w:name w:val="Memo Title"/>
    <w:basedOn w:val="Normal"/>
    <w:rsid w:val="00121E37"/>
    <w:pPr>
      <w:framePr w:hSpace="181" w:wrap="around" w:vAnchor="page" w:hAnchor="page" w:x="1135" w:y="2439"/>
      <w:spacing w:after="120" w:line="220" w:lineRule="atLeast"/>
      <w:suppressOverlap/>
      <w:jc w:val="right"/>
    </w:pPr>
    <w:rPr>
      <w:b/>
      <w:sz w:val="28"/>
      <w:szCs w:val="22"/>
    </w:rPr>
  </w:style>
  <w:style w:type="paragraph" w:customStyle="1" w:styleId="MailTableTitles">
    <w:name w:val="Mail Table Titles"/>
    <w:basedOn w:val="Normal"/>
    <w:rsid w:val="00D53546"/>
    <w:pPr>
      <w:spacing w:before="40" w:after="0" w:line="240" w:lineRule="auto"/>
    </w:pPr>
    <w:rPr>
      <w:b/>
      <w:bCs/>
      <w:caps/>
    </w:rPr>
  </w:style>
  <w:style w:type="paragraph" w:customStyle="1" w:styleId="AppendixLabelEN">
    <w:name w:val="Appendix Label EN"/>
    <w:basedOn w:val="Normal"/>
    <w:next w:val="Normal"/>
    <w:rsid w:val="00225E8F"/>
    <w:pPr>
      <w:numPr>
        <w:numId w:val="12"/>
      </w:numPr>
      <w:spacing w:before="3720" w:after="240"/>
      <w:jc w:val="right"/>
    </w:pPr>
    <w:rPr>
      <w:b/>
    </w:rPr>
  </w:style>
  <w:style w:type="paragraph" w:customStyle="1" w:styleId="AppendixLabelFR">
    <w:name w:val="Appendix Label FR"/>
    <w:basedOn w:val="Normal"/>
    <w:next w:val="Normal"/>
    <w:rsid w:val="00225E8F"/>
    <w:pPr>
      <w:numPr>
        <w:numId w:val="13"/>
      </w:numPr>
      <w:spacing w:before="3720" w:after="240"/>
      <w:jc w:val="right"/>
    </w:pPr>
    <w:rPr>
      <w:b/>
    </w:rPr>
  </w:style>
  <w:style w:type="paragraph" w:customStyle="1" w:styleId="AppendixLabelSP-SA">
    <w:name w:val="Appendix Label SP-SA"/>
    <w:basedOn w:val="Normal"/>
    <w:next w:val="Normal"/>
    <w:rsid w:val="00225E8F"/>
    <w:pPr>
      <w:numPr>
        <w:numId w:val="14"/>
      </w:numPr>
      <w:spacing w:before="3720" w:after="240"/>
      <w:jc w:val="right"/>
    </w:pPr>
    <w:rPr>
      <w:b/>
      <w:caps/>
    </w:rPr>
  </w:style>
  <w:style w:type="paragraph" w:customStyle="1" w:styleId="AppendixTitle">
    <w:name w:val="Appendix Title"/>
    <w:basedOn w:val="Normal"/>
    <w:next w:val="Normal"/>
    <w:rsid w:val="007762D5"/>
    <w:pPr>
      <w:spacing w:after="120" w:line="480" w:lineRule="exact"/>
      <w:ind w:left="3686"/>
      <w:jc w:val="right"/>
    </w:pPr>
    <w:rPr>
      <w:color w:val="FF372F" w:themeColor="accent1"/>
      <w:sz w:val="40"/>
    </w:rPr>
  </w:style>
  <w:style w:type="paragraph" w:customStyle="1" w:styleId="RecipientName">
    <w:name w:val="Recipient Name"/>
    <w:basedOn w:val="Normal"/>
    <w:rsid w:val="00225E8F"/>
    <w:pPr>
      <w:spacing w:after="120"/>
    </w:pPr>
    <w:rPr>
      <w:b/>
      <w:bCs/>
      <w:color w:val="auto"/>
    </w:rPr>
  </w:style>
  <w:style w:type="paragraph" w:customStyle="1" w:styleId="TopofLetterhead">
    <w:name w:val="Top of Letterhead"/>
    <w:basedOn w:val="Normal"/>
    <w:rsid w:val="00225E8F"/>
    <w:pPr>
      <w:spacing w:before="480" w:after="240"/>
    </w:pPr>
    <w:rPr>
      <w:color w:val="auto"/>
    </w:rPr>
  </w:style>
  <w:style w:type="paragraph" w:customStyle="1" w:styleId="TypeHere">
    <w:name w:val="Type Here"/>
    <w:basedOn w:val="Normal"/>
    <w:next w:val="Normal"/>
    <w:rsid w:val="00225E8F"/>
    <w:pPr>
      <w:spacing w:after="120"/>
    </w:pPr>
    <w:rPr>
      <w:color w:val="auto"/>
    </w:rPr>
  </w:style>
  <w:style w:type="paragraph" w:customStyle="1" w:styleId="MainTableText">
    <w:name w:val="Main Table Text"/>
    <w:basedOn w:val="Normal"/>
    <w:rsid w:val="00AC7149"/>
    <w:pPr>
      <w:framePr w:hSpace="181" w:wrap="around" w:vAnchor="page" w:hAnchor="page" w:x="1078" w:y="2439"/>
      <w:spacing w:after="0" w:line="240" w:lineRule="auto"/>
      <w:suppressOverlap/>
    </w:pPr>
  </w:style>
  <w:style w:type="paragraph" w:customStyle="1" w:styleId="SpacerLine">
    <w:name w:val="Spacer Line"/>
    <w:basedOn w:val="Normal"/>
    <w:rsid w:val="009B4036"/>
    <w:pPr>
      <w:spacing w:before="360" w:after="360"/>
    </w:pPr>
  </w:style>
  <w:style w:type="paragraph" w:customStyle="1" w:styleId="StyleMailTableTitlesRight">
    <w:name w:val="Style Mail Table Titles + Right"/>
    <w:basedOn w:val="MailTableTitles"/>
    <w:rsid w:val="0022027B"/>
    <w:pPr>
      <w:jc w:val="right"/>
    </w:pPr>
    <w:rPr>
      <w:caps w:val="0"/>
    </w:rPr>
  </w:style>
  <w:style w:type="character" w:customStyle="1" w:styleId="FooterChar">
    <w:name w:val="Footer Char"/>
    <w:basedOn w:val="DefaultParagraphFont"/>
    <w:link w:val="Footer"/>
    <w:rsid w:val="00387991"/>
    <w:rPr>
      <w:rFonts w:ascii="Arial" w:hAnsi="Arial"/>
      <w:color w:val="51534A"/>
      <w:sz w:val="12"/>
      <w:szCs w:val="12"/>
      <w:lang w:val="en-CA" w:eastAsia="en-US"/>
    </w:rPr>
  </w:style>
  <w:style w:type="paragraph" w:customStyle="1" w:styleId="GAStandardH1Italic">
    <w:name w:val="GA Standard H1 Italic"/>
    <w:basedOn w:val="Normal"/>
    <w:next w:val="Normal"/>
    <w:rsid w:val="00CE6693"/>
    <w:pPr>
      <w:keepNext/>
      <w:spacing w:after="80" w:line="240" w:lineRule="atLeast"/>
    </w:pPr>
    <w:rPr>
      <w:b/>
      <w:i/>
      <w:color w:val="FF372F" w:themeColor="accent1"/>
      <w:sz w:val="24"/>
    </w:rPr>
  </w:style>
  <w:style w:type="paragraph" w:customStyle="1" w:styleId="GAStandardH1Normal">
    <w:name w:val="GA Standard H1 Normal"/>
    <w:basedOn w:val="Normal"/>
    <w:next w:val="Normal"/>
    <w:rsid w:val="00CE6693"/>
    <w:pPr>
      <w:keepNext/>
      <w:spacing w:after="80" w:line="240" w:lineRule="atLeast"/>
    </w:pPr>
    <w:rPr>
      <w:b/>
      <w:color w:val="FF372F" w:themeColor="accent1"/>
      <w:sz w:val="24"/>
    </w:rPr>
  </w:style>
  <w:style w:type="paragraph" w:customStyle="1" w:styleId="GAStandardH2Italic">
    <w:name w:val="GA Standard H2 Italic"/>
    <w:basedOn w:val="Normal"/>
    <w:next w:val="Normal"/>
    <w:rsid w:val="00CE6693"/>
    <w:pPr>
      <w:keepNext/>
      <w:spacing w:after="80" w:line="240" w:lineRule="atLeast"/>
    </w:pPr>
    <w:rPr>
      <w:b/>
      <w:i/>
      <w:color w:val="FF372F" w:themeColor="accent1"/>
      <w:sz w:val="22"/>
    </w:rPr>
  </w:style>
  <w:style w:type="paragraph" w:customStyle="1" w:styleId="GAStandardH2Normal">
    <w:name w:val="GA Standard H2 Normal"/>
    <w:basedOn w:val="Normal"/>
    <w:next w:val="Normal"/>
    <w:rsid w:val="00CE6693"/>
    <w:pPr>
      <w:keepNext/>
      <w:spacing w:after="80" w:line="240" w:lineRule="atLeast"/>
    </w:pPr>
    <w:rPr>
      <w:b/>
      <w:color w:val="FF372F" w:themeColor="accent1"/>
      <w:sz w:val="22"/>
    </w:rPr>
  </w:style>
  <w:style w:type="paragraph" w:customStyle="1" w:styleId="TableHeaderRow">
    <w:name w:val="Table Header Row"/>
    <w:basedOn w:val="Normal"/>
    <w:rsid w:val="00D625FE"/>
    <w:pPr>
      <w:spacing w:before="80" w:after="80" w:line="240" w:lineRule="auto"/>
    </w:pPr>
    <w:rPr>
      <w:b/>
      <w:color w:val="auto"/>
      <w:szCs w:val="24"/>
    </w:rPr>
  </w:style>
  <w:style w:type="paragraph" w:customStyle="1" w:styleId="GAAppendixHeading">
    <w:name w:val="GA Appendix Heading"/>
    <w:basedOn w:val="Normal"/>
    <w:next w:val="AppendixTitle"/>
    <w:rsid w:val="00E35C83"/>
    <w:pPr>
      <w:numPr>
        <w:numId w:val="17"/>
      </w:numPr>
      <w:spacing w:before="3720" w:after="240" w:line="240" w:lineRule="auto"/>
      <w:jc w:val="right"/>
    </w:pPr>
    <w:rPr>
      <w:rFonts w:eastAsiaTheme="minorHAnsi"/>
      <w:b/>
      <w:caps/>
      <w:lang w:val="da-DK"/>
    </w:rPr>
  </w:style>
  <w:style w:type="character" w:customStyle="1" w:styleId="Heading6Char">
    <w:name w:val="Heading 6 Char"/>
    <w:basedOn w:val="DefaultParagraphFont"/>
    <w:link w:val="Heading6"/>
    <w:rsid w:val="00732BB1"/>
    <w:rPr>
      <w:rFonts w:ascii="Arial" w:hAnsi="Arial"/>
      <w:b/>
      <w:bCs/>
      <w:i/>
      <w:color w:val="FF372F" w:themeColor="accent1"/>
      <w:sz w:val="22"/>
      <w:szCs w:val="24"/>
      <w:lang w:val="en-US" w:eastAsia="en-US"/>
    </w:rPr>
  </w:style>
  <w:style w:type="character" w:customStyle="1" w:styleId="Heading7Char">
    <w:name w:val="Heading 7 Char"/>
    <w:basedOn w:val="DefaultParagraphFont"/>
    <w:link w:val="Heading7"/>
    <w:rsid w:val="0018420D"/>
    <w:rPr>
      <w:rFonts w:ascii="Arial" w:hAnsi="Arial"/>
      <w:b/>
      <w:caps/>
      <w:color w:val="000000"/>
      <w:szCs w:val="56"/>
      <w:lang w:val="en-CA" w:eastAsia="en-US"/>
    </w:rPr>
  </w:style>
  <w:style w:type="character" w:customStyle="1" w:styleId="Heading8Char">
    <w:name w:val="Heading 8 Char"/>
    <w:basedOn w:val="DefaultParagraphFont"/>
    <w:link w:val="Heading8"/>
    <w:rsid w:val="007762D5"/>
    <w:rPr>
      <w:rFonts w:ascii="Arial" w:hAnsi="Arial"/>
      <w:iCs/>
      <w:color w:val="FF372F" w:themeColor="accent1"/>
      <w:sz w:val="40"/>
      <w:szCs w:val="32"/>
      <w:lang w:val="en-CA" w:eastAsia="en-US"/>
    </w:rPr>
  </w:style>
  <w:style w:type="paragraph" w:customStyle="1" w:styleId="Note-Tbl-Fig">
    <w:name w:val="Note-Tbl-Fig"/>
    <w:basedOn w:val="Normal"/>
    <w:next w:val="Normal"/>
    <w:rsid w:val="0018420D"/>
    <w:pPr>
      <w:keepNext/>
      <w:keepLines/>
      <w:spacing w:before="60" w:after="20" w:line="240" w:lineRule="auto"/>
    </w:pPr>
    <w:rPr>
      <w:rFonts w:eastAsiaTheme="minorHAnsi"/>
      <w:color w:val="000000"/>
      <w:sz w:val="16"/>
    </w:rPr>
  </w:style>
  <w:style w:type="paragraph" w:customStyle="1" w:styleId="Note-Tbl-Fig-Last">
    <w:name w:val="Note-Tbl-Fig-Last"/>
    <w:basedOn w:val="Note-Tbl-Fig"/>
    <w:next w:val="Normal"/>
    <w:rsid w:val="0018420D"/>
    <w:pPr>
      <w:keepNext w:val="0"/>
      <w:keepLines w:val="0"/>
      <w:spacing w:after="360"/>
    </w:pPr>
  </w:style>
  <w:style w:type="paragraph" w:customStyle="1" w:styleId="References">
    <w:name w:val="References"/>
    <w:basedOn w:val="Normal"/>
    <w:next w:val="Normal"/>
    <w:rsid w:val="0018420D"/>
    <w:pPr>
      <w:keepLines/>
      <w:ind w:left="567" w:hanging="567"/>
    </w:pPr>
    <w:rPr>
      <w:rFonts w:eastAsiaTheme="minorHAnsi"/>
      <w:color w:val="000000"/>
      <w:lang w:val="en-GB"/>
    </w:rPr>
  </w:style>
  <w:style w:type="paragraph" w:customStyle="1" w:styleId="TableBullets">
    <w:name w:val="Table Bullets"/>
    <w:basedOn w:val="Normal"/>
    <w:rsid w:val="007762D5"/>
    <w:pPr>
      <w:numPr>
        <w:numId w:val="27"/>
      </w:numPr>
      <w:spacing w:before="60" w:after="60" w:line="240" w:lineRule="auto"/>
    </w:pPr>
    <w:rPr>
      <w:rFonts w:eastAsiaTheme="minorHAnsi"/>
      <w:color w:val="000000"/>
    </w:rPr>
  </w:style>
  <w:style w:type="character" w:styleId="FootnoteReference">
    <w:name w:val="footnote reference"/>
    <w:basedOn w:val="DefaultParagraphFont"/>
    <w:semiHidden/>
    <w:unhideWhenUsed/>
    <w:rsid w:val="00DE36C1"/>
    <w:rPr>
      <w:vertAlign w:val="superscript"/>
    </w:rPr>
  </w:style>
  <w:style w:type="character" w:styleId="SubtleEmphasis">
    <w:name w:val="Subtle Emphasis"/>
    <w:basedOn w:val="DefaultParagraphFont"/>
    <w:uiPriority w:val="19"/>
    <w:qFormat/>
    <w:rsid w:val="00CE6693"/>
    <w:rPr>
      <w:rFonts w:ascii="Arial" w:hAnsi="Arial"/>
      <w:i/>
      <w:iCs/>
      <w:color w:val="1E242B" w:themeColor="text2"/>
    </w:rPr>
  </w:style>
  <w:style w:type="character" w:styleId="SubtleReference">
    <w:name w:val="Subtle Reference"/>
    <w:basedOn w:val="DefaultParagraphFont"/>
    <w:uiPriority w:val="31"/>
    <w:qFormat/>
    <w:rsid w:val="00CE6693"/>
    <w:rPr>
      <w:rFonts w:ascii="Arial" w:hAnsi="Arial"/>
      <w:caps/>
      <w:smallCaps w:val="0"/>
      <w:color w:val="333D47" w:themeColor="accent2"/>
    </w:rPr>
  </w:style>
  <w:style w:type="character" w:styleId="IntenseReference">
    <w:name w:val="Intense Reference"/>
    <w:basedOn w:val="DefaultParagraphFont"/>
    <w:uiPriority w:val="32"/>
    <w:qFormat/>
    <w:rsid w:val="00CE6693"/>
    <w:rPr>
      <w:rFonts w:ascii="Arial" w:hAnsi="Arial"/>
      <w:b/>
      <w:bCs/>
      <w:caps/>
      <w:smallCaps w:val="0"/>
      <w:color w:val="FF372F" w:themeColor="accent1"/>
      <w:spacing w:val="5"/>
    </w:rPr>
  </w:style>
  <w:style w:type="character" w:styleId="IntenseEmphasis">
    <w:name w:val="Intense Emphasis"/>
    <w:basedOn w:val="DefaultParagraphFont"/>
    <w:uiPriority w:val="21"/>
    <w:qFormat/>
    <w:rsid w:val="00CE6693"/>
    <w:rPr>
      <w:rFonts w:ascii="Arial" w:hAnsi="Arial"/>
      <w:b/>
      <w:i/>
      <w:iCs/>
      <w:color w:val="FF372F" w:themeColor="accent1"/>
    </w:rPr>
  </w:style>
  <w:style w:type="character" w:styleId="CommentReference">
    <w:name w:val="annotation reference"/>
    <w:basedOn w:val="DefaultParagraphFont"/>
    <w:uiPriority w:val="99"/>
    <w:semiHidden/>
    <w:unhideWhenUsed/>
    <w:rsid w:val="00933895"/>
    <w:rPr>
      <w:sz w:val="16"/>
      <w:szCs w:val="16"/>
    </w:rPr>
  </w:style>
  <w:style w:type="paragraph" w:styleId="CommentText">
    <w:name w:val="annotation text"/>
    <w:basedOn w:val="Normal"/>
    <w:link w:val="CommentTextChar"/>
    <w:uiPriority w:val="99"/>
    <w:unhideWhenUsed/>
    <w:rsid w:val="00933895"/>
    <w:pPr>
      <w:spacing w:line="240" w:lineRule="auto"/>
    </w:pPr>
    <w:rPr>
      <w:rFonts w:eastAsiaTheme="minorHAnsi"/>
      <w:color w:val="000000"/>
    </w:rPr>
  </w:style>
  <w:style w:type="character" w:customStyle="1" w:styleId="CommentTextChar">
    <w:name w:val="Comment Text Char"/>
    <w:basedOn w:val="DefaultParagraphFont"/>
    <w:link w:val="CommentText"/>
    <w:uiPriority w:val="99"/>
    <w:rsid w:val="00933895"/>
    <w:rPr>
      <w:rFonts w:ascii="Arial" w:eastAsiaTheme="minorHAnsi" w:hAnsi="Arial"/>
      <w:color w:val="000000"/>
      <w:lang w:val="en-US" w:eastAsia="en-US"/>
    </w:rPr>
  </w:style>
  <w:style w:type="paragraph" w:styleId="CommentSubject">
    <w:name w:val="annotation subject"/>
    <w:basedOn w:val="CommentText"/>
    <w:next w:val="CommentText"/>
    <w:link w:val="CommentSubjectChar"/>
    <w:semiHidden/>
    <w:unhideWhenUsed/>
    <w:rsid w:val="00393F75"/>
    <w:rPr>
      <w:rFonts w:eastAsia="Times New Roman"/>
      <w:b/>
      <w:bCs/>
      <w:color w:val="000000" w:themeColor="text1"/>
    </w:rPr>
  </w:style>
  <w:style w:type="character" w:customStyle="1" w:styleId="CommentSubjectChar">
    <w:name w:val="Comment Subject Char"/>
    <w:basedOn w:val="CommentTextChar"/>
    <w:link w:val="CommentSubject"/>
    <w:semiHidden/>
    <w:rsid w:val="00393F75"/>
    <w:rPr>
      <w:rFonts w:ascii="Arial" w:eastAsiaTheme="minorHAnsi" w:hAnsi="Arial"/>
      <w:b/>
      <w:bCs/>
      <w:color w:val="000000" w:themeColor="text1"/>
      <w:lang w:val="en-US" w:eastAsia="en-US"/>
    </w:rPr>
  </w:style>
  <w:style w:type="paragraph" w:styleId="Revision">
    <w:name w:val="Revision"/>
    <w:hidden/>
    <w:uiPriority w:val="99"/>
    <w:semiHidden/>
    <w:rsid w:val="000B6D25"/>
    <w:rPr>
      <w:rFonts w:ascii="Arial" w:hAnsi="Arial"/>
      <w:color w:val="000000" w:themeColor="text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702778">
      <w:bodyDiv w:val="1"/>
      <w:marLeft w:val="0"/>
      <w:marRight w:val="0"/>
      <w:marTop w:val="0"/>
      <w:marBottom w:val="0"/>
      <w:divBdr>
        <w:top w:val="none" w:sz="0" w:space="0" w:color="auto"/>
        <w:left w:val="none" w:sz="0" w:space="0" w:color="auto"/>
        <w:bottom w:val="none" w:sz="0" w:space="0" w:color="auto"/>
        <w:right w:val="none" w:sz="0" w:space="0" w:color="auto"/>
      </w:divBdr>
    </w:div>
    <w:div w:id="872615694">
      <w:bodyDiv w:val="1"/>
      <w:marLeft w:val="0"/>
      <w:marRight w:val="0"/>
      <w:marTop w:val="0"/>
      <w:marBottom w:val="0"/>
      <w:divBdr>
        <w:top w:val="none" w:sz="0" w:space="0" w:color="auto"/>
        <w:left w:val="none" w:sz="0" w:space="0" w:color="auto"/>
        <w:bottom w:val="none" w:sz="0" w:space="0" w:color="auto"/>
        <w:right w:val="none" w:sz="0" w:space="0" w:color="auto"/>
      </w:divBdr>
    </w:div>
    <w:div w:id="1077627206">
      <w:bodyDiv w:val="1"/>
      <w:marLeft w:val="0"/>
      <w:marRight w:val="0"/>
      <w:marTop w:val="0"/>
      <w:marBottom w:val="0"/>
      <w:divBdr>
        <w:top w:val="none" w:sz="0" w:space="0" w:color="auto"/>
        <w:left w:val="none" w:sz="0" w:space="0" w:color="auto"/>
        <w:bottom w:val="none" w:sz="0" w:space="0" w:color="auto"/>
        <w:right w:val="none" w:sz="0" w:space="0" w:color="auto"/>
      </w:divBdr>
      <w:divsChild>
        <w:div w:id="491919216">
          <w:marLeft w:val="446"/>
          <w:marRight w:val="0"/>
          <w:marTop w:val="0"/>
          <w:marBottom w:val="0"/>
          <w:divBdr>
            <w:top w:val="none" w:sz="0" w:space="0" w:color="auto"/>
            <w:left w:val="none" w:sz="0" w:space="0" w:color="auto"/>
            <w:bottom w:val="none" w:sz="0" w:space="0" w:color="auto"/>
            <w:right w:val="none" w:sz="0" w:space="0" w:color="auto"/>
          </w:divBdr>
        </w:div>
        <w:div w:id="1599293120">
          <w:marLeft w:val="446"/>
          <w:marRight w:val="0"/>
          <w:marTop w:val="0"/>
          <w:marBottom w:val="0"/>
          <w:divBdr>
            <w:top w:val="none" w:sz="0" w:space="0" w:color="auto"/>
            <w:left w:val="none" w:sz="0" w:space="0" w:color="auto"/>
            <w:bottom w:val="none" w:sz="0" w:space="0" w:color="auto"/>
            <w:right w:val="none" w:sz="0" w:space="0" w:color="auto"/>
          </w:divBdr>
        </w:div>
        <w:div w:id="1711610236">
          <w:marLeft w:val="446"/>
          <w:marRight w:val="0"/>
          <w:marTop w:val="0"/>
          <w:marBottom w:val="0"/>
          <w:divBdr>
            <w:top w:val="none" w:sz="0" w:space="0" w:color="auto"/>
            <w:left w:val="none" w:sz="0" w:space="0" w:color="auto"/>
            <w:bottom w:val="none" w:sz="0" w:space="0" w:color="auto"/>
            <w:right w:val="none" w:sz="0" w:space="0" w:color="auto"/>
          </w:divBdr>
        </w:div>
      </w:divsChild>
    </w:div>
    <w:div w:id="1085958947">
      <w:bodyDiv w:val="1"/>
      <w:marLeft w:val="0"/>
      <w:marRight w:val="0"/>
      <w:marTop w:val="0"/>
      <w:marBottom w:val="0"/>
      <w:divBdr>
        <w:top w:val="none" w:sz="0" w:space="0" w:color="auto"/>
        <w:left w:val="none" w:sz="0" w:space="0" w:color="auto"/>
        <w:bottom w:val="none" w:sz="0" w:space="0" w:color="auto"/>
        <w:right w:val="none" w:sz="0" w:space="0" w:color="auto"/>
      </w:divBdr>
    </w:div>
    <w:div w:id="1578661375">
      <w:bodyDiv w:val="1"/>
      <w:marLeft w:val="0"/>
      <w:marRight w:val="0"/>
      <w:marTop w:val="0"/>
      <w:marBottom w:val="0"/>
      <w:divBdr>
        <w:top w:val="none" w:sz="0" w:space="0" w:color="auto"/>
        <w:left w:val="none" w:sz="0" w:space="0" w:color="auto"/>
        <w:bottom w:val="none" w:sz="0" w:space="0" w:color="auto"/>
        <w:right w:val="none" w:sz="0" w:space="0" w:color="auto"/>
      </w:divBdr>
    </w:div>
    <w:div w:id="203256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older%20Global%20WSP%202022\LETT%20Memo.dotm" TargetMode="External"/></Relationships>
</file>

<file path=word/theme/theme1.xml><?xml version="1.0" encoding="utf-8"?>
<a:theme xmlns:a="http://schemas.openxmlformats.org/drawingml/2006/main" name="WSPGolder">
  <a:themeElements>
    <a:clrScheme name="WSP">
      <a:dk1>
        <a:srgbClr val="000000"/>
      </a:dk1>
      <a:lt1>
        <a:srgbClr val="FFFFFF"/>
      </a:lt1>
      <a:dk2>
        <a:srgbClr val="1E242B"/>
      </a:dk2>
      <a:lt2>
        <a:srgbClr val="EEEBEA"/>
      </a:lt2>
      <a:accent1>
        <a:srgbClr val="FF372F"/>
      </a:accent1>
      <a:accent2>
        <a:srgbClr val="333D47"/>
      </a:accent2>
      <a:accent3>
        <a:srgbClr val="537898"/>
      </a:accent3>
      <a:accent4>
        <a:srgbClr val="D8E5F0"/>
      </a:accent4>
      <a:accent5>
        <a:srgbClr val="D9D9D6"/>
      </a:accent5>
      <a:accent6>
        <a:srgbClr val="EEEBEA"/>
      </a:accent6>
      <a:hlink>
        <a:srgbClr val="537898"/>
      </a:hlink>
      <a:folHlink>
        <a:srgbClr val="FF37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E3E48B8DC84C46A6BF565531965DFA" ma:contentTypeVersion="13" ma:contentTypeDescription="Create a new document." ma:contentTypeScope="" ma:versionID="facb9db9b1982bca699e2e51a826dc17">
  <xsd:schema xmlns:xsd="http://www.w3.org/2001/XMLSchema" xmlns:xs="http://www.w3.org/2001/XMLSchema" xmlns:p="http://schemas.microsoft.com/office/2006/metadata/properties" xmlns:ns2="dc5c39b6-9d1c-4663-bfb7-d75ca7d9ff6e" xmlns:ns3="f4ee82b8-b953-40d2-a270-6cdc2f70179b" targetNamespace="http://schemas.microsoft.com/office/2006/metadata/properties" ma:root="true" ma:fieldsID="19bac4060dee4f578a8562b90ede22bc" ns2:_="" ns3:_="">
    <xsd:import namespace="dc5c39b6-9d1c-4663-bfb7-d75ca7d9ff6e"/>
    <xsd:import namespace="f4ee82b8-b953-40d2-a270-6cdc2f70179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c39b6-9d1c-4663-bfb7-d75ca7d9ff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b5d298e1-810f-4711-8be9-ef4702f2a38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4ee82b8-b953-40d2-a270-6cdc2f70179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248bd5c7-370b-4da5-a0f1-c16815ae4d0a}" ma:internalName="TaxCatchAll" ma:showField="CatchAllData" ma:web="f4ee82b8-b953-40d2-a270-6cdc2f7017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f4ee82b8-b953-40d2-a270-6cdc2f70179b" xsi:nil="true"/>
    <lcf76f155ced4ddcb4097134ff3c332f xmlns="dc5c39b6-9d1c-4663-bfb7-d75ca7d9ff6e">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64B68F-45A1-4678-B232-8755FDB3B29C}"/>
</file>

<file path=customXml/itemProps2.xml><?xml version="1.0" encoding="utf-8"?>
<ds:datastoreItem xmlns:ds="http://schemas.openxmlformats.org/officeDocument/2006/customXml" ds:itemID="{20092298-ADB4-4F44-80D2-5F1B2FE70BAD}">
  <ds:schemaRefs>
    <ds:schemaRef ds:uri="http://schemas.openxmlformats.org/officeDocument/2006/bibliography"/>
  </ds:schemaRefs>
</ds:datastoreItem>
</file>

<file path=customXml/itemProps3.xml><?xml version="1.0" encoding="utf-8"?>
<ds:datastoreItem xmlns:ds="http://schemas.openxmlformats.org/officeDocument/2006/customXml" ds:itemID="{C94A4697-1DA5-44DF-9A2D-759A0F1208AA}">
  <ds:schemaRefs>
    <ds:schemaRef ds:uri="http://schemas.microsoft.com/office/2006/metadata/properties"/>
    <ds:schemaRef ds:uri="http://schemas.microsoft.com/office/infopath/2007/PartnerControls"/>
    <ds:schemaRef ds:uri="3cfb4a73-67fc-4bb8-af92-b69bfbcbba74"/>
    <ds:schemaRef ds:uri="1d8d6023-ac2e-4977-9c27-83353344387e"/>
  </ds:schemaRefs>
</ds:datastoreItem>
</file>

<file path=customXml/itemProps4.xml><?xml version="1.0" encoding="utf-8"?>
<ds:datastoreItem xmlns:ds="http://schemas.openxmlformats.org/officeDocument/2006/customXml" ds:itemID="{600D9DE5-175D-4F28-987E-84BB01F13309}">
  <ds:schemaRefs>
    <ds:schemaRef ds:uri="http://schemas.microsoft.com/sharepoint/v3/contenttype/forms"/>
  </ds:schemaRefs>
</ds:datastoreItem>
</file>

<file path=docMetadata/LabelInfo.xml><?xml version="1.0" encoding="utf-8"?>
<clbl:labelList xmlns:clbl="http://schemas.microsoft.com/office/2020/mipLabelMetadata">
  <clbl:label id="{3d234255-e20f-4205-88a5-9658a402999b}" enabled="0" method="" siteId="{3d234255-e20f-4205-88a5-9658a402999b}" removed="1"/>
</clbl:labelList>
</file>

<file path=docProps/app.xml><?xml version="1.0" encoding="utf-8"?>
<Properties xmlns="http://schemas.openxmlformats.org/officeDocument/2006/extended-properties" xmlns:vt="http://schemas.openxmlformats.org/officeDocument/2006/docPropsVTypes">
  <Template>LETT Memo.dotm</Template>
  <TotalTime>83</TotalTime>
  <Pages>15</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 Feng</dc:creator>
  <cp:lastModifiedBy>Erin Todd</cp:lastModifiedBy>
  <cp:revision>3</cp:revision>
  <dcterms:created xsi:type="dcterms:W3CDTF">2023-12-11T22:10:00Z</dcterms:created>
  <dcterms:modified xsi:type="dcterms:W3CDTF">2023-12-11T23:15:00Z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gnatory">
    <vt:lpwstr>Feng Li, PhD, PE</vt:lpwstr>
  </property>
  <property fmtid="{D5CDD505-2E9C-101B-9397-08002B2CF9AE}" pid="3" name="Signatory Title">
    <vt:lpwstr>Lead Consultant, Geotechnical Engineer</vt:lpwstr>
  </property>
  <property fmtid="{D5CDD505-2E9C-101B-9397-08002B2CF9AE}" pid="4" name="Approved Signatory">
    <vt:lpwstr>Alan Hull, PhD, CEG</vt:lpwstr>
  </property>
  <property fmtid="{D5CDD505-2E9C-101B-9397-08002B2CF9AE}" pid="5" name="Approved Signatory Title">
    <vt:lpwstr>Senior Technical Director</vt:lpwstr>
  </property>
  <property fmtid="{D5CDD505-2E9C-101B-9397-08002B2CF9AE}" pid="6" name="Project">
    <vt:lpwstr>31404730.000</vt:lpwstr>
  </property>
  <property fmtid="{D5CDD505-2E9C-101B-9397-08002B2CF9AE}" pid="7" name="Company Name">
    <vt:lpwstr>Golder Associates USA Inc.</vt:lpwstr>
  </property>
  <property fmtid="{D5CDD505-2E9C-101B-9397-08002B2CF9AE}" pid="8" name="Date">
    <vt:lpwstr>June 1, 2022</vt:lpwstr>
  </property>
  <property fmtid="{D5CDD505-2E9C-101B-9397-08002B2CF9AE}" pid="9" name="Initials">
    <vt:lpwstr>FL/AH/</vt:lpwstr>
  </property>
  <property fmtid="{D5CDD505-2E9C-101B-9397-08002B2CF9AE}" pid="10" name="Recipient Company">
    <vt:lpwstr>Golder Associates South America</vt:lpwstr>
  </property>
  <property fmtid="{D5CDD505-2E9C-101B-9397-08002B2CF9AE}" pid="11" name="Memo_to">
    <vt:lpwstr>Marcelo Martinez</vt:lpwstr>
  </property>
  <property fmtid="{D5CDD505-2E9C-101B-9397-08002B2CF9AE}" pid="12" name="Memo_Copy">
    <vt:lpwstr/>
  </property>
  <property fmtid="{D5CDD505-2E9C-101B-9397-08002B2CF9AE}" pid="13" name="Memo_From">
    <vt:lpwstr>Feng Li and Alan Hull</vt:lpwstr>
  </property>
  <property fmtid="{D5CDD505-2E9C-101B-9397-08002B2CF9AE}" pid="14" name="email_address">
    <vt:lpwstr>feng.li@wsp.com</vt:lpwstr>
  </property>
  <property fmtid="{D5CDD505-2E9C-101B-9397-08002B2CF9AE}" pid="15" name="Type of Number">
    <vt:lpwstr/>
  </property>
  <property fmtid="{D5CDD505-2E9C-101B-9397-08002B2CF9AE}" pid="16" name="Document">
    <vt:lpwstr/>
  </property>
  <property fmtid="{D5CDD505-2E9C-101B-9397-08002B2CF9AE}" pid="17" name="ToggleAppendix">
    <vt:bool>false</vt:bool>
  </property>
  <property fmtid="{D5CDD505-2E9C-101B-9397-08002B2CF9AE}" pid="18" name="ToggleDistribution">
    <vt:bool>false</vt:bool>
  </property>
  <property fmtid="{D5CDD505-2E9C-101B-9397-08002B2CF9AE}" pid="19" name="ToggleAttachments">
    <vt:bool>false</vt:bool>
  </property>
  <property fmtid="{D5CDD505-2E9C-101B-9397-08002B2CF9AE}" pid="20" name="ToggleConfidential">
    <vt:bool>false</vt:bool>
  </property>
  <property fmtid="{D5CDD505-2E9C-101B-9397-08002B2CF9AE}" pid="21" name="AppendixWith">
    <vt:bool>true</vt:bool>
  </property>
  <property fmtid="{D5CDD505-2E9C-101B-9397-08002B2CF9AE}" pid="22" name="Classification">
    <vt:lpwstr/>
  </property>
  <property fmtid="{D5CDD505-2E9C-101B-9397-08002B2CF9AE}" pid="23" name="HeaderClassification">
    <vt:lpwstr/>
  </property>
  <property fmtid="{D5CDD505-2E9C-101B-9397-08002B2CF9AE}" pid="24" name="GANumHead1 Set">
    <vt:bool>false</vt:bool>
  </property>
  <property fmtid="{D5CDD505-2E9C-101B-9397-08002B2CF9AE}" pid="25" name="Chapter Numbers">
    <vt:bool>false</vt:bool>
  </property>
  <property fmtid="{D5CDD505-2E9C-101B-9397-08002B2CF9AE}" pid="26" name="TypeOfMemo">
    <vt:lpwstr>TECHNICAL</vt:lpwstr>
  </property>
  <property fmtid="{D5CDD505-2E9C-101B-9397-08002B2CF9AE}" pid="27" name="MediaServiceImageTags">
    <vt:lpwstr/>
  </property>
  <property fmtid="{D5CDD505-2E9C-101B-9397-08002B2CF9AE}" pid="28" name="ContentTypeId">
    <vt:lpwstr>0x010100F126B6CD7A823544AD38AAA95532DCD5</vt:lpwstr>
  </property>
</Properties>
</file>